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comments.xml" ContentType="application/vnd.openxmlformats-officedocument.wordprocessingml.comment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lang w:val="es-MX"/>
          <w:del w:id="1" w:author="Unknown Author" w:date="2026-06-15T15:28:55Z"/>
        </w:rPr>
      </w:pPr>
      <w:del w:id="0" w:author="Unknown Author" w:date="2026-06-15T15:28:55Z">
        <w:r>
          <w:rPr>
            <w:lang w:val="es-MX"/>
          </w:rPr>
          <w:delText>Buenas noches, les envío las características que piden para el envió, dos opciones de título y lo que llevo del resumen.</w:delText>
        </w:r>
      </w:del>
    </w:p>
    <w:p>
      <w:pPr>
        <w:pStyle w:val="Normal"/>
        <w:rPr>
          <w:lang w:val="es-MX"/>
          <w:del w:id="3" w:author="Unknown Author" w:date="2026-06-15T15:28:55Z"/>
        </w:rPr>
      </w:pPr>
      <w:del w:id="2" w:author="Unknown Author" w:date="2026-06-15T15:28:55Z">
        <w:r>
          <w:rPr>
            <w:lang w:val="es-MX"/>
          </w:rPr>
          <w:delText>Cualquier cosa estoy al pendiente, bonito fin de semana. </w:delText>
        </w:r>
      </w:del>
    </w:p>
    <w:p>
      <w:pPr>
        <w:pStyle w:val="Normal"/>
        <w:rPr>
          <w:lang w:val="es-MX"/>
        </w:rPr>
      </w:pPr>
      <w:r>
        <w:rPr>
          <w:lang w:val="es-MX"/>
        </w:rPr>
      </w:r>
    </w:p>
    <w:p>
      <w:pPr>
        <w:pStyle w:val="Normal"/>
        <w:rPr>
          <w:lang w:val="es-MX"/>
        </w:rPr>
      </w:pPr>
      <w:r>
        <w:rPr>
          <w:lang w:val="es-MX"/>
        </w:rPr>
        <w:t>Título: máximo 20 palabras. </w:t>
      </w:r>
    </w:p>
    <w:p>
      <w:pPr>
        <w:pStyle w:val="Normal"/>
        <w:rPr>
          <w:lang w:val="es-MX"/>
        </w:rPr>
      </w:pPr>
      <w:r>
        <w:rPr>
          <w:lang w:val="es-MX"/>
        </w:rPr>
        <w:t>Autoría: Nombres completos de todas las personas autoras [nombre(s) y apellido(s)], institución de adscripción de cada una.</w:t>
      </w:r>
    </w:p>
    <w:p>
      <w:pPr>
        <w:pStyle w:val="Normal"/>
        <w:rPr>
          <w:lang w:val="es-MX"/>
        </w:rPr>
      </w:pPr>
      <w:r>
        <w:rPr>
          <w:lang w:val="es-MX"/>
        </w:rPr>
        <w:t>Correo electrónico de la persona autora principal para contacto. </w:t>
      </w:r>
    </w:p>
    <w:p>
      <w:pPr>
        <w:pStyle w:val="Normal"/>
        <w:rPr>
          <w:lang w:val="es-MX"/>
        </w:rPr>
      </w:pPr>
      <w:r>
        <w:rPr>
          <w:lang w:val="es-MX"/>
        </w:rPr>
        <w:t>Cuerpo del resumen: Deberá tener una extensión de 330 a 350 palabras y estructurarse claramente en: </w:t>
      </w:r>
    </w:p>
    <w:p>
      <w:pPr>
        <w:pStyle w:val="Normal"/>
        <w:rPr>
          <w:lang w:val="es-MX"/>
        </w:rPr>
      </w:pPr>
      <w:r>
        <w:rPr>
          <w:lang w:val="es-MX"/>
        </w:rPr>
        <w:t>-introducción</w:t>
      </w:r>
    </w:p>
    <w:p>
      <w:pPr>
        <w:pStyle w:val="Normal"/>
        <w:rPr>
          <w:lang w:val="es-MX"/>
        </w:rPr>
      </w:pPr>
      <w:r>
        <w:rPr>
          <w:lang w:val="es-MX"/>
        </w:rPr>
        <w:t>-preguntas</w:t>
      </w:r>
    </w:p>
    <w:p>
      <w:pPr>
        <w:pStyle w:val="Normal"/>
        <w:rPr>
          <w:lang w:val="es-MX"/>
        </w:rPr>
      </w:pPr>
      <w:r>
        <w:rPr>
          <w:lang w:val="es-MX"/>
        </w:rPr>
        <w:t>-hipótesis u objetivo</w:t>
      </w:r>
    </w:p>
    <w:p>
      <w:pPr>
        <w:pStyle w:val="Normal"/>
        <w:rPr>
          <w:lang w:val="es-MX"/>
        </w:rPr>
      </w:pPr>
      <w:r>
        <w:rPr>
          <w:lang w:val="es-MX"/>
        </w:rPr>
        <w:t>-metodología</w:t>
      </w:r>
    </w:p>
    <w:p>
      <w:pPr>
        <w:pStyle w:val="Normal"/>
        <w:rPr>
          <w:lang w:val="es-MX"/>
        </w:rPr>
      </w:pPr>
      <w:r>
        <w:rPr>
          <w:lang w:val="es-MX"/>
        </w:rPr>
        <w:t>-principales resultados </w:t>
      </w:r>
    </w:p>
    <w:p>
      <w:pPr>
        <w:pStyle w:val="Normal"/>
        <w:rPr>
          <w:lang w:val="es-MX"/>
        </w:rPr>
      </w:pPr>
      <w:r>
        <w:rPr>
          <w:lang w:val="es-MX"/>
        </w:rPr>
        <w:t>-conclusiones. </w:t>
      </w:r>
    </w:p>
    <w:p>
      <w:pPr>
        <w:pStyle w:val="Normal"/>
        <w:rPr>
          <w:lang w:val="es-MX"/>
        </w:rPr>
      </w:pPr>
      <w:r>
        <w:rPr>
          <w:lang w:val="es-MX"/>
        </w:rPr>
        <w:t>Palabras clave: Incluir tres palabras clave. </w:t>
      </w:r>
    </w:p>
    <w:p>
      <w:pPr>
        <w:pStyle w:val="Normal"/>
        <w:rPr>
          <w:lang w:val="es-MX"/>
        </w:rPr>
      </w:pPr>
      <w:r>
        <w:rPr>
          <w:lang w:val="es-MX"/>
        </w:rPr>
        <w:br/>
      </w:r>
    </w:p>
    <w:p>
      <w:pPr>
        <w:pStyle w:val="Normal"/>
        <w:rPr>
          <w:lang w:val="es-MX"/>
        </w:rPr>
      </w:pPr>
      <w:r>
        <w:rPr>
          <w:lang w:val="es-MX"/>
        </w:rPr>
        <w:t>-</w:t>
      </w:r>
      <w:del w:id="4" w:author="sofia.lujano@iztacala.unam.mx" w:date="2026-06-15T07:56:00Z">
        <w:r>
          <w:rPr>
            <w:lang w:val="es-MX"/>
          </w:rPr>
          <w:delText>Caracterización de la</w:delText>
        </w:r>
      </w:del>
      <w:ins w:id="5" w:author="sofia.lujano@iztacala.unam.mx" w:date="2026-06-15T07:56:00Z">
        <w:r>
          <w:rPr>
            <w:lang w:val="es-MX"/>
          </w:rPr>
          <w:t xml:space="preserve"> Variación de la</w:t>
        </w:r>
      </w:ins>
      <w:r>
        <w:rPr>
          <w:lang w:val="es-MX"/>
        </w:rPr>
        <w:t xml:space="preserve"> diversidad </w:t>
      </w:r>
      <w:del w:id="6" w:author="sofia.lujano@iztacala.unam.mx" w:date="2026-06-15T07:57:00Z">
        <w:r>
          <w:rPr>
            <w:lang w:val="es-MX"/>
          </w:rPr>
          <w:delText>de especies de Cactus</w:delText>
        </w:r>
      </w:del>
      <w:ins w:id="7" w:author="sofia.lujano@iztacala.unam.mx" w:date="2026-06-15T07:57:00Z">
        <w:r>
          <w:rPr>
            <w:lang w:val="es-MX"/>
          </w:rPr>
          <w:t>cactológica</w:t>
        </w:r>
      </w:ins>
      <w:r>
        <w:rPr>
          <w:lang w:val="es-MX"/>
        </w:rPr>
        <w:t xml:space="preserve"> en</w:t>
      </w:r>
      <w:ins w:id="8" w:author="sofia.lujano@iztacala.unam.mx" w:date="2026-06-15T08:06:00Z">
        <w:r>
          <w:rPr>
            <w:lang w:val="es-MX"/>
          </w:rPr>
          <w:t xml:space="preserve">tre las provincias biogeográficas </w:t>
        </w:r>
      </w:ins>
      <w:del w:id="9" w:author="sofia.lujano@iztacala.unam.mx" w:date="2026-06-15T08:05:00Z">
        <w:r>
          <w:rPr>
            <w:lang w:val="es-MX"/>
          </w:rPr>
          <w:delText xml:space="preserve"> </w:delText>
        </w:r>
      </w:del>
      <w:ins w:id="10" w:author="sofia.lujano@iztacala.unam.mx" w:date="2026-06-15T08:06:00Z">
        <w:r>
          <w:rPr>
            <w:lang w:val="es-MX"/>
          </w:rPr>
          <w:t>d</w:t>
        </w:r>
      </w:ins>
      <w:r>
        <w:rPr>
          <w:lang w:val="es-MX"/>
        </w:rPr>
        <w:t>el Estado de Oaxaca</w:t>
      </w:r>
      <w:ins w:id="11" w:author="sofia.lujano@iztacala.unam.mx" w:date="2026-06-15T08:06:00Z">
        <w:r>
          <w:rPr>
            <w:lang w:val="es-MX"/>
          </w:rPr>
          <w:t>.</w:t>
        </w:r>
      </w:ins>
      <w:del w:id="12" w:author="sofia.lujano@iztacala.unam.mx" w:date="2026-06-15T08:06:00Z">
        <w:r>
          <w:rPr>
            <w:lang w:val="es-MX"/>
          </w:rPr>
          <w:delText xml:space="preserve"> en sus distintas provincias biogeográficas</w:delText>
        </w:r>
      </w:del>
      <w:del w:id="13" w:author="sofia.lujano@iztacala.unam.mx" w:date="2026-06-15T07:56:00Z">
        <w:r>
          <w:rPr>
            <w:lang w:val="es-MX"/>
          </w:rPr>
          <w:delText> </w:delText>
        </w:r>
      </w:del>
    </w:p>
    <w:p>
      <w:pPr>
        <w:pStyle w:val="Normal"/>
        <w:rPr>
          <w:lang w:val="es-MX"/>
          <w:del w:id="15" w:author="sofia.lujano@iztacala.unam.mx" w:date="2026-06-15T08:06:00Z"/>
        </w:rPr>
      </w:pPr>
      <w:del w:id="14" w:author="sofia.lujano@iztacala.unam.mx" w:date="2026-06-15T08:06:00Z">
        <w:r>
          <w:rPr>
            <w:lang w:val="es-MX"/>
          </w:rPr>
          <w:delText>-Diversidad de especies en las regiones biogeográficas del estado de Oaxaca</w:delText>
        </w:r>
      </w:del>
    </w:p>
    <w:p>
      <w:pPr>
        <w:pStyle w:val="Normal"/>
        <w:rPr>
          <w:lang w:val="es-MX"/>
        </w:rPr>
      </w:pPr>
      <w:del w:id="16" w:author="sofia.lujano@iztacala.unam.mx" w:date="2026-06-15T08:06:00Z">
        <w:r>
          <w:rPr>
            <w:lang w:val="es-MX"/>
          </w:rPr>
          <w:delText> </w:delText>
        </w:r>
      </w:del>
    </w:p>
    <w:p>
      <w:pPr>
        <w:pStyle w:val="Normal"/>
        <w:rPr>
          <w:lang w:val="es-MX"/>
        </w:rPr>
      </w:pPr>
      <w:r>
        <w:rPr>
          <w:lang w:val="es-MX"/>
        </w:rPr>
        <w:t>Elba Itzel Nicanor Licona, Néstor Edwin López Ruiz y Sofía Solórzano Lujano</w:t>
      </w:r>
    </w:p>
    <w:p>
      <w:pPr>
        <w:pStyle w:val="Normal"/>
        <w:rPr>
          <w:lang w:val="es-MX"/>
        </w:rPr>
      </w:pPr>
      <w:r>
        <w:rPr>
          <w:lang w:val="es-MX"/>
        </w:rPr>
        <w:t>Facultad de Estudios Superiores Iztacala. Unidad de Biología, Tecnología y Prototipos (UBIPRO). Laboratorio de Ecología Molecular y Evolución</w:t>
      </w:r>
    </w:p>
    <w:p>
      <w:pPr>
        <w:pStyle w:val="Normal"/>
        <w:rPr>
          <w:lang w:val="es-MX"/>
        </w:rPr>
      </w:pPr>
      <w:r>
        <w:rPr>
          <w:lang w:val="es-MX"/>
        </w:rPr>
      </w:r>
    </w:p>
    <w:p>
      <w:pPr>
        <w:pStyle w:val="Normal"/>
        <w:rPr>
          <w:lang w:val="es-MX"/>
          <w:ins w:id="35" w:author="sofia.lujano@iztacala.unam.mx" w:date="2026-06-15T08:12:00Z"/>
        </w:rPr>
      </w:pPr>
      <w:ins w:id="17" w:author="sofia.lujano@iztacala.unam.mx" w:date="2026-06-15T08:07:00Z">
        <w:commentRangeStart w:id="0"/>
        <w:r>
          <w:rPr>
            <w:lang w:val="es-MX"/>
          </w:rPr>
          <w:t xml:space="preserve">¿Introducción? </w:t>
        </w:r>
      </w:ins>
      <w:r>
        <w:rPr>
          <w:lang w:val="es-MX"/>
        </w:rPr>
      </w:r>
      <w:commentRangeEnd w:id="0"/>
      <w:r>
        <w:commentReference w:id="0"/>
      </w:r>
      <w:r>
        <w:rPr>
          <w:lang w:val="es-MX"/>
        </w:rPr>
        <w:t xml:space="preserve">La familia Cactaceae </w:t>
      </w:r>
      <w:del w:id="18" w:author="sofia.lujano@iztacala.unam.mx" w:date="2026-06-15T08:07:00Z">
        <w:r>
          <w:rPr>
            <w:lang w:val="es-MX"/>
          </w:rPr>
          <w:delText xml:space="preserve">es prácticamente endémica del continente americano y en México </w:delText>
        </w:r>
      </w:del>
      <w:r>
        <w:rPr>
          <w:lang w:val="es-MX"/>
        </w:rPr>
        <w:t>alcanza su mayor diversidad</w:t>
      </w:r>
      <w:ins w:id="19" w:author="sofia.lujano@iztacala.unam.mx" w:date="2026-06-15T08:07:00Z">
        <w:r>
          <w:rPr>
            <w:lang w:val="es-MX"/>
          </w:rPr>
          <w:t xml:space="preserve"> en México, </w:t>
        </w:r>
      </w:ins>
      <w:del w:id="20" w:author="sofia.lujano@iztacala.unam.mx" w:date="2026-06-15T08:07:00Z">
        <w:r>
          <w:rPr>
            <w:lang w:val="es-MX"/>
          </w:rPr>
          <w:delText xml:space="preserve"> taxonómica </w:delText>
        </w:r>
      </w:del>
      <w:r>
        <w:rPr>
          <w:lang w:val="es-MX"/>
        </w:rPr>
        <w:t xml:space="preserve">con </w:t>
      </w:r>
      <w:ins w:id="21" w:author="sofia.lujano@iztacala.unam.mx" w:date="2026-06-15T08:07:00Z">
        <w:r>
          <w:rPr>
            <w:lang w:val="es-MX"/>
          </w:rPr>
          <w:t xml:space="preserve">casi </w:t>
        </w:r>
      </w:ins>
      <w:del w:id="22" w:author="sofia.lujano@iztacala.unam.mx" w:date="2026-06-15T08:07:00Z">
        <w:r>
          <w:rPr>
            <w:lang w:val="es-MX"/>
          </w:rPr>
          <w:delText xml:space="preserve">aproximadamente </w:delText>
        </w:r>
      </w:del>
      <w:r>
        <w:rPr>
          <w:lang w:val="es-MX"/>
        </w:rPr>
        <w:t xml:space="preserve">670 especies </w:t>
      </w:r>
      <w:ins w:id="23" w:author="sofia.lujano@iztacala.unam.mx" w:date="2026-06-15T08:07:00Z">
        <w:r>
          <w:rPr>
            <w:lang w:val="es-MX"/>
          </w:rPr>
          <w:t>agrupada</w:t>
        </w:r>
      </w:ins>
      <w:ins w:id="24" w:author="sofia.lujano@iztacala.unam.mx" w:date="2026-06-15T08:08:00Z">
        <w:r>
          <w:rPr>
            <w:lang w:val="es-MX"/>
          </w:rPr>
          <w:t xml:space="preserve">s </w:t>
        </w:r>
      </w:ins>
      <w:del w:id="25" w:author="sofia.lujano@iztacala.unam.mx" w:date="2026-06-15T08:07:00Z">
        <w:r>
          <w:rPr>
            <w:lang w:val="es-MX"/>
          </w:rPr>
          <w:delText>y</w:delText>
        </w:r>
      </w:del>
      <w:r>
        <w:rPr>
          <w:lang w:val="es-MX"/>
        </w:rPr>
        <w:t xml:space="preserve"> </w:t>
      </w:r>
      <w:ins w:id="26" w:author="sofia.lujano@iztacala.unam.mx" w:date="2026-06-15T08:08:00Z">
        <w:r>
          <w:rPr>
            <w:lang w:val="es-MX"/>
          </w:rPr>
          <w:t xml:space="preserve">en </w:t>
        </w:r>
      </w:ins>
      <w:r>
        <w:rPr>
          <w:lang w:val="es-MX"/>
        </w:rPr>
        <w:t xml:space="preserve">62 géneros. </w:t>
      </w:r>
      <w:del w:id="27" w:author="sofia.lujano@iztacala.unam.mx" w:date="2026-06-15T08:10:00Z">
        <w:r>
          <w:rPr>
            <w:lang w:val="es-MX"/>
          </w:rPr>
          <w:delText xml:space="preserve">Aunque </w:delText>
        </w:r>
      </w:del>
      <w:ins w:id="28" w:author="sofia.lujano@iztacala.unam.mx" w:date="2026-06-15T08:10:00Z">
        <w:r>
          <w:rPr>
            <w:lang w:val="es-MX"/>
          </w:rPr>
          <w:t xml:space="preserve">El estado de </w:t>
        </w:r>
      </w:ins>
      <w:r>
        <w:rPr>
          <w:lang w:val="es-MX"/>
        </w:rPr>
        <w:t xml:space="preserve">Oaxaca </w:t>
      </w:r>
      <w:del w:id="29" w:author="sofia.lujano@iztacala.unam.mx" w:date="2026-06-15T08:10:00Z">
        <w:r>
          <w:rPr>
            <w:lang w:val="es-MX"/>
          </w:rPr>
          <w:delText>es uno de los estados más ricos en cactáceas, sus</w:delText>
        </w:r>
      </w:del>
      <w:ins w:id="30" w:author="sofia.lujano@iztacala.unam.mx" w:date="2026-06-15T08:10:00Z">
        <w:r>
          <w:rPr>
            <w:lang w:val="es-MX"/>
          </w:rPr>
          <w:t xml:space="preserve">se reconoce como uno de los más ricos en cactus con # géneros y </w:t>
        </w:r>
      </w:ins>
      <w:ins w:id="31" w:author="sofia.lujano@iztacala.unam.mx" w:date="2026-06-15T08:11:00Z">
        <w:r>
          <w:rPr>
            <w:lang w:val="es-MX"/>
          </w:rPr>
          <w:t xml:space="preserve"># </w:t>
        </w:r>
      </w:ins>
      <w:ins w:id="32" w:author="sofia.lujano@iztacala.unam.mx" w:date="2026-06-15T08:10:00Z">
        <w:r>
          <w:rPr>
            <w:lang w:val="es-MX"/>
          </w:rPr>
          <w:t>especies</w:t>
        </w:r>
      </w:ins>
      <w:r>
        <w:rPr>
          <w:lang w:val="es-MX"/>
        </w:rPr>
        <w:t xml:space="preserve"> </w:t>
      </w:r>
      <w:del w:id="33" w:author="sofia.lujano@iztacala.unam.mx" w:date="2026-06-15T08:11:00Z">
        <w:commentRangeStart w:id="1"/>
        <w:r>
          <w:rPr>
            <w:lang w:val="es-MX"/>
          </w:rPr>
          <w:delText xml:space="preserve">listados florísticos </w:delText>
        </w:r>
      </w:del>
      <w:r>
        <w:rPr>
          <w:lang w:val="es-MX"/>
        </w:rPr>
      </w:r>
      <w:del w:id="34" w:author="sofia.lujano@iztacala.unam.mx" w:date="2026-06-15T08:11:00Z">
        <w:commentRangeEnd w:id="1"/>
        <w:r>
          <w:commentReference w:id="1"/>
        </w:r>
        <w:r>
          <w:rPr>
            <w:lang w:val="es-MX"/>
          </w:rPr>
          <w:delText xml:space="preserve">específicos no han sido actualizados recientemente, y aún </w:delText>
        </w:r>
      </w:del>
      <w:commentRangeStart w:id="2"/>
      <w:r>
        <w:rPr>
          <w:lang w:val="es-MX"/>
        </w:rPr>
        <w:t>escasean</w:t>
      </w:r>
      <w:r>
        <w:rPr>
          <w:lang w:val="es-MX"/>
        </w:rPr>
      </w:r>
      <w:commentRangeEnd w:id="2"/>
      <w:r>
        <w:commentReference w:id="2"/>
      </w:r>
      <w:r>
        <w:rPr>
          <w:lang w:val="es-MX"/>
        </w:rPr>
        <w:t xml:space="preserve"> los estudios comparativos sobre la diversidad cactológica entre sus provincias biogeográficas. </w:t>
      </w:r>
    </w:p>
    <w:p>
      <w:pPr>
        <w:pStyle w:val="Normal"/>
        <w:rPr>
          <w:lang w:val="es-MX"/>
          <w:ins w:id="60" w:author="sofia.lujano@iztacala.unam.mx" w:date="2026-06-15T08:15:00Z"/>
        </w:rPr>
      </w:pPr>
      <w:ins w:id="36" w:author="sofia.lujano@iztacala.unam.mx" w:date="2026-06-15T08:12:00Z">
        <w:r>
          <w:rPr>
            <w:lang w:val="es-MX"/>
          </w:rPr>
          <w:t xml:space="preserve">¿Objetivo? </w:t>
        </w:r>
      </w:ins>
      <w:del w:id="37" w:author="sofia.lujano@iztacala.unam.mx" w:date="2026-06-15T08:12:00Z">
        <w:r>
          <w:rPr>
            <w:lang w:val="es-MX"/>
          </w:rPr>
          <w:delText>En este estudio se analizó</w:delText>
        </w:r>
      </w:del>
      <w:ins w:id="38" w:author="sofia.lujano@iztacala.unam.mx" w:date="2026-06-15T08:12:00Z">
        <w:r>
          <w:rPr>
            <w:lang w:val="es-MX"/>
          </w:rPr>
          <w:t>Analizar</w:t>
        </w:r>
      </w:ins>
      <w:r>
        <w:rPr>
          <w:lang w:val="es-MX"/>
        </w:rPr>
        <w:t xml:space="preserve"> la </w:t>
      </w:r>
      <w:ins w:id="39" w:author="sofia.lujano@iztacala.unam.mx" w:date="2026-06-15T08:16:00Z">
        <w:r>
          <w:rPr>
            <w:lang w:val="es-MX"/>
          </w:rPr>
          <w:t xml:space="preserve">variación en la </w:t>
        </w:r>
      </w:ins>
      <w:r>
        <w:rPr>
          <w:lang w:val="es-MX"/>
        </w:rPr>
        <w:t xml:space="preserve">distribución de la diversidad cactológica (especies y géneros) </w:t>
      </w:r>
      <w:ins w:id="40" w:author="Unknown Author" w:date="2026-06-15T15:36:48Z">
        <w:r>
          <w:rPr>
            <w:lang w:val="es-MX"/>
          </w:rPr>
          <w:t xml:space="preserve">y </w:t>
        </w:r>
      </w:ins>
      <w:ins w:id="41" w:author="Unknown Author" w:date="2026-06-15T15:37:05Z">
        <w:r>
          <w:rPr>
            <w:lang w:val="es-MX"/>
          </w:rPr>
          <w:t xml:space="preserve">su relación con variables ambientales </w:t>
        </w:r>
      </w:ins>
      <w:r>
        <w:rPr>
          <w:lang w:val="es-MX"/>
        </w:rPr>
        <w:t xml:space="preserve">entre cinco provincias biogeográficas </w:t>
      </w:r>
      <w:del w:id="42" w:author="sofia.lujano@iztacala.unam.mx" w:date="2026-06-15T08:13:00Z">
        <w:r>
          <w:rPr>
            <w:lang w:val="es-MX"/>
          </w:rPr>
          <w:delText>de la región Neotropical presentes en</w:delText>
        </w:r>
      </w:del>
      <w:moveTo w:id="43" w:author="sofia.lujano@iztacala.unam.mx" w:date="2026-06-15T08:13:00Z">
        <w:r>
          <w:rPr>
            <w:lang w:val="es-MX"/>
          </w:rPr>
          <w:t>de</w:t>
        </w:r>
      </w:moveTo>
      <w:r>
        <w:rPr>
          <w:lang w:val="es-MX"/>
        </w:rPr>
        <w:t xml:space="preserve"> la entidad </w:t>
      </w:r>
      <w:del w:id="44" w:author="sofia.lujano@iztacala.unam.mx" w:date="2026-06-15T08:14:00Z">
        <w:commentRangeStart w:id="3"/>
        <w:r>
          <w:rPr>
            <w:lang w:val="es-MX"/>
          </w:rPr>
          <w:delText xml:space="preserve">(Morrone </w:delText>
        </w:r>
      </w:del>
      <w:del w:id="45" w:author="sofia.lujano@iztacala.unam.mx" w:date="2026-06-15T08:14:00Z">
        <w:r>
          <w:rPr>
            <w:i/>
            <w:iCs/>
            <w:lang w:val="es-MX"/>
          </w:rPr>
          <w:delText>et al</w:delText>
        </w:r>
      </w:del>
      <w:del w:id="46" w:author="sofia.lujano@iztacala.unam.mx" w:date="2026-06-15T08:14:00Z">
        <w:r>
          <w:rPr>
            <w:lang w:val="es-MX"/>
          </w:rPr>
          <w:delText>., 2021)</w:delText>
        </w:r>
      </w:del>
      <w:r>
        <w:rPr>
          <w:lang w:val="es-MX"/>
        </w:rPr>
      </w:r>
      <w:del w:id="47" w:author="sofia.lujano@iztacala.unam.mx" w:date="2026-06-15T08:14:00Z">
        <w:commentRangeEnd w:id="3"/>
        <w:r>
          <w:commentReference w:id="3"/>
        </w:r>
        <w:r>
          <w:rPr>
            <w:lang w:val="es-MX"/>
          </w:rPr>
          <w:delText xml:space="preserve">: </w:delText>
        </w:r>
      </w:del>
      <w:ins w:id="48" w:author="sofia.lujano@iztacala.unam.mx" w:date="2026-06-15T08:14:00Z">
        <w:r>
          <w:rPr>
            <w:lang w:val="es-MX"/>
          </w:rPr>
          <w:t xml:space="preserve">: </w:t>
        </w:r>
      </w:ins>
      <w:del w:id="49" w:author="sofia.lujano@iztacala.unam.mx" w:date="2026-06-15T08:14:00Z">
        <w:r>
          <w:rPr>
            <w:lang w:val="es-MX"/>
          </w:rPr>
          <w:delText xml:space="preserve">la </w:delText>
        </w:r>
      </w:del>
      <w:r>
        <w:rPr>
          <w:lang w:val="es-MX"/>
        </w:rPr>
        <w:t xml:space="preserve">Sierra Madre del Sur, </w:t>
      </w:r>
      <w:del w:id="50" w:author="sofia.lujano@iztacala.unam.mx" w:date="2026-06-15T08:14:00Z">
        <w:r>
          <w:rPr>
            <w:lang w:val="es-MX"/>
          </w:rPr>
          <w:delText>la</w:delText>
        </w:r>
      </w:del>
      <w:r>
        <w:rPr>
          <w:lang w:val="es-MX"/>
        </w:rPr>
        <w:t xml:space="preserve"> Depresión del Balsas, </w:t>
      </w:r>
      <w:del w:id="51" w:author="sofia.lujano@iztacala.unam.mx" w:date="2026-06-15T08:14:00Z">
        <w:r>
          <w:rPr>
            <w:lang w:val="es-MX"/>
          </w:rPr>
          <w:delText xml:space="preserve">las </w:delText>
        </w:r>
      </w:del>
      <w:r>
        <w:rPr>
          <w:lang w:val="es-MX"/>
        </w:rPr>
        <w:t xml:space="preserve">Tierras </w:t>
      </w:r>
      <w:ins w:id="52" w:author="sofia.lujano@iztacala.unam.mx" w:date="2026-06-15T08:14:00Z">
        <w:r>
          <w:rPr>
            <w:lang w:val="es-MX"/>
          </w:rPr>
          <w:t>B</w:t>
        </w:r>
      </w:ins>
      <w:del w:id="53" w:author="sofia.lujano@iztacala.unam.mx" w:date="2026-06-15T08:14:00Z">
        <w:r>
          <w:rPr>
            <w:lang w:val="es-MX"/>
          </w:rPr>
          <w:delText>b</w:delText>
        </w:r>
      </w:del>
      <w:r>
        <w:rPr>
          <w:lang w:val="es-MX"/>
        </w:rPr>
        <w:t xml:space="preserve">ajas del Pacifico, </w:t>
      </w:r>
      <w:ins w:id="54" w:author="sofia.lujano@iztacala.unam.mx" w:date="2026-06-15T08:14:00Z">
        <w:r>
          <w:rPr>
            <w:lang w:val="es-MX"/>
          </w:rPr>
          <w:t>P</w:t>
        </w:r>
      </w:ins>
      <w:del w:id="55" w:author="sofia.lujano@iztacala.unam.mx" w:date="2026-06-15T08:14:00Z">
        <w:r>
          <w:rPr>
            <w:lang w:val="es-MX"/>
          </w:rPr>
          <w:delText>la p</w:delText>
        </w:r>
      </w:del>
      <w:r>
        <w:rPr>
          <w:lang w:val="es-MX"/>
        </w:rPr>
        <w:t xml:space="preserve">rovincia Veracruzana y </w:t>
      </w:r>
      <w:del w:id="56" w:author="sofia.lujano@iztacala.unam.mx" w:date="2026-06-15T08:15:00Z">
        <w:r>
          <w:rPr>
            <w:lang w:val="es-MX"/>
          </w:rPr>
          <w:delText xml:space="preserve">los </w:delText>
        </w:r>
      </w:del>
      <w:r>
        <w:rPr>
          <w:lang w:val="es-MX"/>
        </w:rPr>
        <w:t>Altos de Chiapas</w:t>
      </w:r>
      <w:ins w:id="57" w:author="sofia.lujano@iztacala.unam.mx" w:date="2026-06-15T08:15:00Z">
        <w:r>
          <w:rPr>
            <w:lang w:val="es-MX"/>
          </w:rPr>
          <w:t xml:space="preserve">; para identificar posibles factores que expliquen esa </w:t>
        </w:r>
      </w:ins>
      <w:ins w:id="58" w:author="sofia.lujano@iztacala.unam.mx" w:date="2026-06-15T08:16:00Z">
        <w:r>
          <w:rPr>
            <w:lang w:val="es-MX"/>
          </w:rPr>
          <w:t>variación</w:t>
        </w:r>
      </w:ins>
      <w:del w:id="59" w:author="sofia.lujano@iztacala.unam.mx" w:date="2026-06-15T08:16:00Z">
        <w:r>
          <w:rPr>
            <w:lang w:val="es-MX"/>
          </w:rPr>
          <w:delText xml:space="preserve">. </w:delText>
        </w:r>
      </w:del>
    </w:p>
    <w:p>
      <w:pPr>
        <w:pStyle w:val="Normal"/>
        <w:rPr>
          <w:lang w:val="es-MX"/>
          <w:ins w:id="105" w:author="Unknown Author" w:date="2026-06-15T15:46:21Z"/>
        </w:rPr>
      </w:pPr>
      <w:ins w:id="61" w:author="sofia.lujano@iztacala.unam.mx" w:date="2026-06-15T08:16:00Z">
        <w:r>
          <w:rPr>
            <w:lang w:val="es-MX"/>
          </w:rPr>
          <w:t xml:space="preserve">¿Métodos? </w:t>
        </w:r>
      </w:ins>
      <w:del w:id="62" w:author="sofia.lujano@iztacala.unam.mx" w:date="2026-06-15T08:16:00Z">
        <w:r>
          <w:rPr>
            <w:lang w:val="es-MX"/>
          </w:rPr>
          <w:delText>Se derivó una base de datos del</w:delText>
        </w:r>
      </w:del>
      <w:ins w:id="63" w:author="sofia.lujano@iztacala.unam.mx" w:date="2026-06-15T08:16:00Z">
        <w:r>
          <w:rPr>
            <w:lang w:val="es-MX"/>
          </w:rPr>
          <w:t>De la base de</w:t>
        </w:r>
      </w:ins>
      <w:r>
        <w:rPr>
          <w:lang w:val="es-MX"/>
        </w:rPr>
        <w:t xml:space="preserve"> GBIF </w:t>
      </w:r>
      <w:ins w:id="64" w:author="sofia.lujano@iztacala.unam.mx" w:date="2026-06-15T08:16:00Z">
        <w:r>
          <w:rPr>
            <w:lang w:val="es-MX"/>
          </w:rPr>
          <w:t xml:space="preserve">se obtuvieron </w:t>
        </w:r>
      </w:ins>
      <w:moveFrom w:id="65" w:author="sofia.lujano@iztacala.unam.mx" w:date="2026-06-15T08:16:00Z">
        <w:r>
          <w:rPr>
            <w:lang w:val="es-MX"/>
          </w:rPr>
          <w:t xml:space="preserve">de </w:t>
        </w:r>
      </w:moveFrom>
      <w:r>
        <w:rPr>
          <w:lang w:val="es-MX"/>
        </w:rPr>
        <w:t>14032 registros</w:t>
      </w:r>
      <w:ins w:id="66" w:author="sofia.lujano@iztacala.unam.mx" w:date="2026-06-15T08:16:00Z">
        <w:r>
          <w:rPr>
            <w:lang w:val="es-MX"/>
          </w:rPr>
          <w:t xml:space="preserve"> de cactus</w:t>
        </w:r>
      </w:ins>
      <w:r>
        <w:rPr>
          <w:lang w:val="es-MX"/>
        </w:rPr>
        <w:t xml:space="preserve"> para Oaxaca, la cual se revisó y permanecieron 6378</w:t>
      </w:r>
      <w:del w:id="67" w:author="sofia.lujano@iztacala.unam.mx" w:date="2026-06-15T08:17:00Z">
        <w:r>
          <w:rPr>
            <w:lang w:val="es-MX"/>
          </w:rPr>
          <w:delText xml:space="preserve"> registros,</w:delText>
        </w:r>
      </w:del>
      <w:ins w:id="68" w:author="sofia.lujano@iztacala.unam.mx" w:date="2026-06-15T08:17:00Z">
        <w:r>
          <w:rPr>
            <w:lang w:val="es-MX"/>
          </w:rPr>
          <w:t>. Con paqueterías de R</w:t>
        </w:r>
      </w:ins>
      <w:ins w:id="69" w:author="sofia.lujano@iztacala.unam.mx" w:date="2026-06-15T08:18:00Z">
        <w:r>
          <w:rPr>
            <w:lang w:val="es-MX"/>
          </w:rPr>
          <w:t xml:space="preserve"> estos 6378 registros </w:t>
        </w:r>
      </w:ins>
      <w:del w:id="70" w:author="sofia.lujano@iztacala.unam.mx" w:date="2026-06-15T08:18:00Z">
        <w:r>
          <w:rPr>
            <w:lang w:val="es-MX"/>
          </w:rPr>
          <w:delText xml:space="preserve"> los que </w:delText>
        </w:r>
      </w:del>
      <w:r>
        <w:rPr>
          <w:lang w:val="es-MX"/>
        </w:rPr>
        <w:t xml:space="preserve">se proyectaron </w:t>
      </w:r>
      <w:del w:id="71" w:author="sofia.lujano@iztacala.unam.mx" w:date="2026-06-15T08:17:00Z">
        <w:r>
          <w:rPr>
            <w:lang w:val="es-MX"/>
          </w:rPr>
          <w:delText>utilizando la paquetería de</w:delText>
        </w:r>
      </w:del>
      <w:moveTo w:id="72" w:author="sofia.lujano@iztacala.unam.mx" w:date="2026-06-15T08:17:00Z">
        <w:r>
          <w:rPr>
            <w:lang w:val="es-MX"/>
          </w:rPr>
          <w:t>en</w:t>
        </w:r>
      </w:moveTo>
      <w:r>
        <w:rPr>
          <w:lang w:val="es-MX"/>
        </w:rPr>
        <w:t xml:space="preserve"> ‘terra’ v. 1.9-27 </w:t>
      </w:r>
      <w:del w:id="73" w:author="sofia.lujano@iztacala.unam.mx" w:date="2026-06-15T08:18:00Z">
        <w:r>
          <w:rPr>
            <w:lang w:val="es-MX"/>
          </w:rPr>
          <w:delText xml:space="preserve">en R </w:delText>
        </w:r>
      </w:del>
      <w:r>
        <w:rPr>
          <w:lang w:val="es-MX"/>
        </w:rPr>
        <w:t xml:space="preserve">para corroborar su localización </w:t>
      </w:r>
      <w:ins w:id="74" w:author="sofia.lujano@iztacala.unam.mx" w:date="2026-06-15T08:18:00Z">
        <w:r>
          <w:rPr>
            <w:lang w:val="es-MX"/>
          </w:rPr>
          <w:t xml:space="preserve">en </w:t>
        </w:r>
      </w:ins>
      <w:del w:id="75" w:author="sofia.lujano@iztacala.unam.mx" w:date="2026-06-15T08:18:00Z">
        <w:r>
          <w:rPr>
            <w:lang w:val="es-MX"/>
          </w:rPr>
          <w:delText xml:space="preserve">en el estado y su correspondencia con </w:delText>
        </w:r>
      </w:del>
      <w:ins w:id="76" w:author="sofia.lujano@iztacala.unam.mx" w:date="2026-06-15T08:18:00Z">
        <w:r>
          <w:rPr>
            <w:lang w:val="es-MX"/>
          </w:rPr>
          <w:t xml:space="preserve">alguna de las cinco </w:t>
        </w:r>
      </w:ins>
      <w:del w:id="77" w:author="sofia.lujano@iztacala.unam.mx" w:date="2026-06-15T08:18:00Z">
        <w:r>
          <w:rPr>
            <w:lang w:val="es-MX"/>
          </w:rPr>
          <w:delText>las</w:delText>
        </w:r>
      </w:del>
      <w:r>
        <w:rPr>
          <w:lang w:val="es-MX"/>
        </w:rPr>
        <w:t xml:space="preserve"> provincias</w:t>
      </w:r>
      <w:del w:id="78" w:author="sofia.lujano@iztacala.unam.mx" w:date="2026-06-15T08:19:00Z">
        <w:r>
          <w:rPr>
            <w:lang w:val="es-MX"/>
          </w:rPr>
          <w:delText xml:space="preserve"> mencionadas</w:delText>
        </w:r>
      </w:del>
      <w:r>
        <w:rPr>
          <w:lang w:val="es-MX"/>
        </w:rPr>
        <w:t>.</w:t>
      </w:r>
      <w:ins w:id="79" w:author="sofia.lujano@iztacala.unam.mx" w:date="2026-06-15T08:19:00Z">
        <w:r>
          <w:rPr>
            <w:lang w:val="es-MX"/>
          </w:rPr>
          <w:t xml:space="preserve"> La distribución se verificó con literatura especializada, así como su </w:t>
        </w:r>
      </w:ins>
      <w:ins w:id="80" w:author="sofia.lujano@iztacala.unam.mx" w:date="2026-06-15T08:20:00Z">
        <w:r>
          <w:rPr>
            <w:lang w:val="es-MX"/>
          </w:rPr>
          <w:t>identidad nomenclatural.</w:t>
        </w:r>
      </w:ins>
      <w:ins w:id="81" w:author="Unknown Author" w:date="2026-06-15T15:32:02Z">
        <w:r>
          <w:rPr>
            <w:lang w:val="es-MX"/>
          </w:rPr>
          <w:t xml:space="preserve"> </w:t>
        </w:r>
      </w:ins>
      <w:ins w:id="82" w:author="Unknown Author" w:date="2026-06-15T15:38:30Z">
        <w:r>
          <w:rPr>
            <w:lang w:val="es-MX"/>
          </w:rPr>
          <w:t xml:space="preserve">A partir de las 19 variables climáticas de WordClim </w:t>
        </w:r>
      </w:ins>
      <w:ins w:id="83" w:author="Unknown Author" w:date="2026-06-15T15:38:30Z">
        <w:r>
          <w:rPr>
            <w:lang w:val="es-MX"/>
          </w:rPr>
          <w:t xml:space="preserve">v.2.1 </w:t>
        </w:r>
      </w:ins>
      <w:ins w:id="84" w:author="Unknown Author" w:date="2026-06-15T15:38:30Z">
        <w:r>
          <w:rPr>
            <w:lang w:val="es-MX"/>
          </w:rPr>
          <w:t xml:space="preserve">y </w:t>
        </w:r>
      </w:ins>
      <w:ins w:id="85" w:author="Unknown Author" w:date="2026-06-15T15:38:30Z">
        <w:r>
          <w:rPr>
            <w:lang w:val="es-MX"/>
          </w:rPr>
          <w:t>cinco</w:t>
        </w:r>
      </w:ins>
      <w:ins w:id="86" w:author="Unknown Author" w:date="2026-06-15T15:38:30Z">
        <w:r>
          <w:rPr>
            <w:lang w:val="es-MX"/>
          </w:rPr>
          <w:t xml:space="preserve"> topográficas derivadas del </w:t>
        </w:r>
      </w:ins>
      <w:ins w:id="87" w:author="Unknown Author" w:date="2026-06-15T15:38:30Z">
        <w:r>
          <w:rPr>
            <w:lang w:val="es-MX"/>
          </w:rPr>
          <w:t xml:space="preserve">Modelo de Elevación Digital </w:t>
        </w:r>
      </w:ins>
      <w:ins w:id="88" w:author="Unknown Author" w:date="2026-06-15T15:38:30Z">
        <w:r>
          <w:rPr>
            <w:lang w:val="es-MX"/>
          </w:rPr>
          <w:t>C</w:t>
        </w:r>
      </w:ins>
      <w:ins w:id="89" w:author="Unknown Author" w:date="2026-06-15T15:39:01Z">
        <w:r>
          <w:rPr>
            <w:lang w:val="es-MX"/>
          </w:rPr>
          <w:t>op</w:t>
        </w:r>
      </w:ins>
      <w:ins w:id="90" w:author="Unknown Author" w:date="2026-06-15T15:39:01Z">
        <w:r>
          <w:rPr>
            <w:lang w:val="es-MX"/>
          </w:rPr>
          <w:t>ernicus (GLO-30)</w:t>
        </w:r>
      </w:ins>
      <w:ins w:id="91" w:author="Unknown Author" w:date="2026-06-15T15:39:01Z">
        <w:r>
          <w:rPr>
            <w:lang w:val="es-MX"/>
          </w:rPr>
          <w:t>, s</w:t>
        </w:r>
      </w:ins>
      <w:ins w:id="92" w:author="Unknown Author" w:date="2026-06-15T15:37:40Z">
        <w:r>
          <w:rPr>
            <w:lang w:val="es-MX"/>
          </w:rPr>
          <w:t xml:space="preserve">e selecionaron un total de </w:t>
        </w:r>
      </w:ins>
      <w:ins w:id="93" w:author="Unknown Author" w:date="2026-06-15T15:37:40Z">
        <w:r>
          <w:rPr>
            <w:lang w:val="es-MX"/>
          </w:rPr>
          <w:t>9</w:t>
        </w:r>
      </w:ins>
      <w:ins w:id="94" w:author="Unknown Author" w:date="2026-06-15T15:37:40Z">
        <w:r>
          <w:rPr>
            <w:lang w:val="es-MX"/>
          </w:rPr>
          <w:t xml:space="preserve"> variables ambientales </w:t>
        </w:r>
      </w:ins>
      <w:ins w:id="95" w:author="Unknown Author" w:date="2026-06-15T15:38:01Z">
        <w:r>
          <w:rPr>
            <w:lang w:val="es-MX"/>
          </w:rPr>
          <w:t>(</w:t>
        </w:r>
      </w:ins>
      <w:ins w:id="96" w:author="Unknown Author" w:date="2026-06-15T15:38:01Z">
        <w:r>
          <w:rPr>
            <w:lang w:val="es-MX"/>
          </w:rPr>
          <w:t>seis</w:t>
        </w:r>
      </w:ins>
      <w:ins w:id="97" w:author="Unknown Author" w:date="2026-06-15T15:38:01Z">
        <w:r>
          <w:rPr>
            <w:lang w:val="es-MX"/>
          </w:rPr>
          <w:t xml:space="preserve"> </w:t>
        </w:r>
      </w:ins>
      <w:ins w:id="98" w:author="Unknown Author" w:date="2026-06-15T15:38:01Z">
        <w:r>
          <w:rPr>
            <w:lang w:val="es-MX"/>
          </w:rPr>
          <w:t>c</w:t>
        </w:r>
      </w:ins>
      <w:ins w:id="99" w:author="Unknown Author" w:date="2026-06-15T15:38:01Z">
        <w:r>
          <w:rPr>
            <w:lang w:val="es-MX"/>
          </w:rPr>
          <w:t xml:space="preserve">limáticas y </w:t>
        </w:r>
      </w:ins>
      <w:ins w:id="100" w:author="Unknown Author" w:date="2026-06-15T15:38:01Z">
        <w:r>
          <w:rPr>
            <w:lang w:val="es-MX"/>
          </w:rPr>
          <w:t>tres</w:t>
        </w:r>
      </w:ins>
      <w:ins w:id="101" w:author="Unknown Author" w:date="2026-06-15T15:38:01Z">
        <w:r>
          <w:rPr>
            <w:lang w:val="es-MX"/>
          </w:rPr>
          <w:t xml:space="preserve"> topográficas) </w:t>
        </w:r>
      </w:ins>
      <w:ins w:id="102" w:author="Unknown Author" w:date="2026-06-15T15:46:40Z">
        <w:r>
          <w:rPr>
            <w:lang w:val="es-MX"/>
          </w:rPr>
          <w:t>no redundantes usando el factor de inflación de la varianza (&lt;10)</w:t>
        </w:r>
      </w:ins>
      <w:ins w:id="103" w:author="Unknown Author" w:date="2026-06-15T15:47:25Z">
        <w:r>
          <w:rPr>
            <w:lang w:val="es-MX"/>
          </w:rPr>
          <w:t>. S</w:t>
        </w:r>
      </w:ins>
      <w:ins w:id="104" w:author="Unknown Author" w:date="2026-06-15T15:46:21Z">
        <w:r>
          <w:rPr>
            <w:lang w:val="es-MX"/>
          </w:rPr>
          <w:t>e caracterizó el espacio ambiental mediante análisis de componentes principales (PCA), y se evaluó la diferenciación ambiental entre provincias biogeográficas usando PERMANOVA y comparaciones por pares.</w:t>
        </w:r>
      </w:ins>
    </w:p>
    <w:p>
      <w:pPr>
        <w:pStyle w:val="Normal"/>
        <w:rPr>
          <w:lang w:val="es-MX"/>
          <w:ins w:id="107" w:author="sofia.lujano@iztacala.unam.mx" w:date="2026-06-15T08:19:00Z"/>
        </w:rPr>
      </w:pPr>
      <w:ins w:id="106" w:author="sofia.lujano@iztacala.unam.mx" w:date="2026-06-15T08:19:00Z">
        <w:r>
          <w:rPr/>
        </w:r>
      </w:ins>
    </w:p>
    <w:p>
      <w:pPr>
        <w:pStyle w:val="Normal"/>
        <w:rPr>
          <w:lang w:val="es-MX"/>
          <w:ins w:id="150" w:author="sofia.lujano@iztacala.unam.mx" w:date="2026-06-15T08:32:00Z"/>
        </w:rPr>
      </w:pPr>
      <w:ins w:id="108" w:author="sofia.lujano@iztacala.unam.mx" w:date="2026-06-15T08:20:00Z">
        <w:r>
          <w:rPr>
            <w:lang w:val="es-MX"/>
          </w:rPr>
          <w:t>¿Resultados?</w:t>
        </w:r>
      </w:ins>
      <w:r>
        <w:rPr>
          <w:lang w:val="es-MX"/>
        </w:rPr>
        <w:t xml:space="preserve"> Los resultados mostraron que </w:t>
      </w:r>
      <w:moveFrom w:id="109" w:author="sofia.lujano@iztacala.unam.mx" w:date="2026-06-15T08:20:00Z">
        <w:r>
          <w:rPr>
            <w:lang w:val="es-MX"/>
          </w:rPr>
          <w:t xml:space="preserve">en </w:t>
        </w:r>
      </w:moveFrom>
      <w:ins w:id="110" w:author="sofia.lujano@iztacala.unam.mx" w:date="2026-06-15T08:20:00Z">
        <w:r>
          <w:rPr>
            <w:lang w:val="es-MX"/>
          </w:rPr>
          <w:t xml:space="preserve">el estado de </w:t>
        </w:r>
      </w:ins>
      <w:r>
        <w:rPr>
          <w:lang w:val="es-MX"/>
        </w:rPr>
        <w:t xml:space="preserve">Oaxaca </w:t>
      </w:r>
      <w:del w:id="111" w:author="sofia.lujano@iztacala.unam.mx" w:date="2026-06-15T08:20:00Z">
        <w:r>
          <w:rPr>
            <w:lang w:val="es-MX"/>
          </w:rPr>
          <w:delText xml:space="preserve">se registran </w:delText>
        </w:r>
      </w:del>
      <w:ins w:id="112" w:author="sofia.lujano@iztacala.unam.mx" w:date="2026-06-15T08:20:00Z">
        <w:r>
          <w:rPr>
            <w:lang w:val="es-MX"/>
          </w:rPr>
          <w:t xml:space="preserve">alberga </w:t>
        </w:r>
      </w:ins>
      <w:r>
        <w:rPr>
          <w:lang w:val="es-MX"/>
        </w:rPr>
        <w:t>30 géneros que agrupan a 116 especies de cactus</w:t>
      </w:r>
      <w:ins w:id="113" w:author="sofia.lujano@iztacala.unam.mx" w:date="2026-06-15T08:20:00Z">
        <w:r>
          <w:rPr>
            <w:lang w:val="es-MX"/>
          </w:rPr>
          <w:t>; de ellos</w:t>
        </w:r>
      </w:ins>
      <w:ins w:id="114" w:author="sofia.lujano@iztacala.unam.mx" w:date="2026-06-15T08:21:00Z">
        <w:r>
          <w:rPr>
            <w:lang w:val="es-MX"/>
          </w:rPr>
          <w:t xml:space="preserve"> # son endémicos</w:t>
        </w:r>
      </w:ins>
      <w:del w:id="115" w:author="sofia.lujano@iztacala.unam.mx" w:date="2026-06-15T08:20:00Z">
        <w:r>
          <w:rPr>
            <w:lang w:val="es-MX"/>
          </w:rPr>
          <w:delText>.</w:delText>
        </w:r>
      </w:del>
      <w:ins w:id="116" w:author="sofia.lujano@iztacala.unam.mx" w:date="2026-06-15T08:25:00Z">
        <w:r>
          <w:rPr>
            <w:lang w:val="es-MX"/>
          </w:rPr>
          <w:t xml:space="preserve"> En el estado los géneros más representados fueron </w:t>
        </w:r>
      </w:ins>
      <w:r>
        <w:rPr>
          <w:lang w:val="es-MX"/>
        </w:rPr>
        <w:t xml:space="preserve"> </w:t>
      </w:r>
      <w:del w:id="117" w:author="sofia.lujano@iztacala.unam.mx" w:date="2026-06-15T08:21:00Z">
        <w:r>
          <w:rPr>
            <w:lang w:val="es-MX"/>
          </w:rPr>
          <w:delText xml:space="preserve">De las provincias, la más representada fue la </w:delText>
        </w:r>
      </w:del>
      <w:ins w:id="118" w:author="sofia.lujano@iztacala.unam.mx" w:date="2026-06-15T08:21:00Z">
        <w:commentRangeStart w:id="4"/>
        <w:r>
          <w:rPr>
            <w:lang w:val="es-MX"/>
          </w:rPr>
          <w:t xml:space="preserve">La </w:t>
        </w:r>
      </w:ins>
      <w:r>
        <w:rPr>
          <w:lang w:val="es-MX"/>
        </w:rPr>
        <w:t xml:space="preserve">Sierra Madre del Sur </w:t>
      </w:r>
      <w:ins w:id="119" w:author="sofia.lujano@iztacala.unam.mx" w:date="2026-06-15T08:21:00Z">
        <w:r>
          <w:rPr>
            <w:lang w:val="es-MX"/>
          </w:rPr>
          <w:t xml:space="preserve">representa la mayor superficie </w:t>
        </w:r>
      </w:ins>
      <w:r>
        <w:rPr>
          <w:lang w:val="es-MX"/>
        </w:rPr>
        <w:t xml:space="preserve">(46% del territorio) </w:t>
      </w:r>
      <w:ins w:id="120" w:author="sofia.lujano@iztacala.unam.mx" w:date="2026-06-15T08:21:00Z">
        <w:r>
          <w:rPr>
            <w:lang w:val="es-MX"/>
          </w:rPr>
          <w:t xml:space="preserve">contiene </w:t>
        </w:r>
      </w:ins>
      <w:del w:id="121" w:author="sofia.lujano@iztacala.unam.mx" w:date="2026-06-15T08:21:00Z">
        <w:r>
          <w:rPr>
            <w:lang w:val="es-MX"/>
          </w:rPr>
          <w:delText>con</w:delText>
        </w:r>
      </w:del>
      <w:r>
        <w:rPr>
          <w:lang w:val="es-MX"/>
        </w:rPr>
        <w:t xml:space="preserve"> 96 especies y 24 géneros, seguida de la Depresión del Balsas (11%) con 83 especies y 26 géneros, las Tierras bajas del Pacifico (23%) con 63 especies y 23 géneros, la Veracruzana (18%) con 16 especies y 10 géneros y los Altos de Chiapas (2%)</w:t>
      </w:r>
      <w:ins w:id="122" w:author="sofia.lujano@iztacala.unam.mx" w:date="2026-06-15T08:22:00Z">
        <w:r>
          <w:rPr>
            <w:lang w:val="es-MX"/>
          </w:rPr>
          <w:t xml:space="preserve"> solo</w:t>
        </w:r>
      </w:ins>
      <w:r>
        <w:rPr>
          <w:lang w:val="es-MX"/>
        </w:rPr>
        <w:t xml:space="preserve"> con una especie (</w:t>
      </w:r>
      <w:r>
        <w:rPr>
          <w:i/>
          <w:iCs/>
          <w:lang w:val="es-MX"/>
        </w:rPr>
        <w:t>Disocactus macranthus</w:t>
      </w:r>
      <w:r>
        <w:rPr>
          <w:lang w:val="es-MX"/>
        </w:rPr>
        <w:t xml:space="preserve">). </w:t>
      </w:r>
      <w:r>
        <w:rPr>
          <w:lang w:val="es-MX"/>
        </w:rPr>
      </w:r>
      <w:commentRangeStart w:id="5"/>
      <w:commentRangeEnd w:id="4"/>
      <w:r>
        <w:commentReference w:id="4"/>
      </w:r>
      <w:r>
        <w:rPr>
          <w:lang w:val="es-MX"/>
        </w:rPr>
        <w:t xml:space="preserve">Los géneros con mayor </w:t>
      </w:r>
      <w:ins w:id="123" w:author="sofia.lujano@iztacala.unam.mx" w:date="2026-06-15T08:22:00Z">
        <w:r>
          <w:rPr>
            <w:lang w:val="es-MX"/>
          </w:rPr>
          <w:t xml:space="preserve">número de especies </w:t>
        </w:r>
      </w:ins>
      <w:del w:id="124" w:author="sofia.lujano@iztacala.unam.mx" w:date="2026-06-15T08:22:00Z">
        <w:commentRangeStart w:id="6"/>
        <w:r>
          <w:rPr>
            <w:lang w:val="es-MX"/>
          </w:rPr>
          <w:delText xml:space="preserve">riqueza </w:delText>
        </w:r>
      </w:del>
      <w:r>
        <w:rPr>
          <w:lang w:val="es-MX"/>
        </w:rPr>
        <w:t xml:space="preserve">fueron </w:t>
      </w:r>
      <w:r>
        <w:rPr>
          <w:i/>
          <w:iCs/>
          <w:lang w:val="es-MX"/>
        </w:rPr>
        <w:t>Mammillaria</w:t>
      </w:r>
      <w:r>
        <w:rPr>
          <w:lang w:val="es-MX"/>
        </w:rPr>
        <w:t xml:space="preserve"> (24</w:t>
      </w:r>
      <w:del w:id="125" w:author="sofia.lujano@iztacala.unam.mx" w:date="2026-06-15T08:22:00Z">
        <w:r>
          <w:rPr>
            <w:lang w:val="es-MX"/>
          </w:rPr>
          <w:delText xml:space="preserve"> especies</w:delText>
        </w:r>
      </w:del>
      <w:r>
        <w:rPr>
          <w:lang w:val="es-MX"/>
        </w:rPr>
        <w:t xml:space="preserve">) y </w:t>
      </w:r>
      <w:r>
        <w:rPr>
          <w:i/>
          <w:iCs/>
          <w:lang w:val="es-MX"/>
        </w:rPr>
        <w:t>Opuntia</w:t>
      </w:r>
      <w:r>
        <w:rPr>
          <w:lang w:val="es-MX"/>
        </w:rPr>
        <w:t xml:space="preserve"> (17 especies) para la Sierra Madre del Sur; </w:t>
      </w:r>
      <w:r>
        <w:rPr>
          <w:i/>
          <w:iCs/>
          <w:lang w:val="es-MX"/>
        </w:rPr>
        <w:t xml:space="preserve">Mammillaria </w:t>
      </w:r>
      <w:r>
        <w:rPr>
          <w:lang w:val="es-MX"/>
        </w:rPr>
        <w:t xml:space="preserve">(18) y </w:t>
      </w:r>
      <w:r>
        <w:rPr>
          <w:i/>
          <w:iCs/>
          <w:lang w:val="es-MX"/>
        </w:rPr>
        <w:t>Opuntia</w:t>
      </w:r>
      <w:r>
        <w:rPr>
          <w:lang w:val="es-MX"/>
        </w:rPr>
        <w:t xml:space="preserve"> (18) para la Depresión del Balsas; </w:t>
      </w:r>
      <w:r>
        <w:rPr>
          <w:i/>
          <w:iCs/>
          <w:lang w:val="es-MX"/>
        </w:rPr>
        <w:t>Opuntia</w:t>
      </w:r>
      <w:r>
        <w:rPr>
          <w:lang w:val="es-MX"/>
        </w:rPr>
        <w:t xml:space="preserve"> (13) y </w:t>
      </w:r>
      <w:r>
        <w:rPr>
          <w:i/>
          <w:iCs/>
          <w:lang w:val="es-MX"/>
        </w:rPr>
        <w:t>Mammillaria</w:t>
      </w:r>
      <w:r>
        <w:rPr>
          <w:lang w:val="es-MX"/>
        </w:rPr>
        <w:t xml:space="preserve"> (6) para las Tierras bajas del Pacífico; </w:t>
      </w:r>
      <w:r>
        <w:rPr>
          <w:i/>
          <w:iCs/>
          <w:lang w:val="es-MX"/>
        </w:rPr>
        <w:t>Epiphyllum</w:t>
      </w:r>
      <w:r>
        <w:rPr>
          <w:lang w:val="es-MX"/>
        </w:rPr>
        <w:t xml:space="preserve"> (4), </w:t>
      </w:r>
      <w:r>
        <w:rPr>
          <w:i/>
          <w:iCs/>
          <w:lang w:val="es-MX"/>
        </w:rPr>
        <w:t>Mammillaria</w:t>
      </w:r>
      <w:r>
        <w:rPr>
          <w:lang w:val="es-MX"/>
        </w:rPr>
        <w:t xml:space="preserve"> (2), </w:t>
      </w:r>
      <w:r>
        <w:rPr>
          <w:i/>
          <w:iCs/>
          <w:lang w:val="es-MX"/>
        </w:rPr>
        <w:t xml:space="preserve">Opuntia </w:t>
      </w:r>
      <w:r>
        <w:rPr>
          <w:lang w:val="es-MX"/>
        </w:rPr>
        <w:t xml:space="preserve">(2), </w:t>
      </w:r>
      <w:r>
        <w:rPr>
          <w:i/>
          <w:iCs/>
          <w:lang w:val="es-MX"/>
        </w:rPr>
        <w:t>Selenicereus</w:t>
      </w:r>
      <w:r>
        <w:rPr>
          <w:lang w:val="es-MX"/>
        </w:rPr>
        <w:t xml:space="preserve"> (2) para la provincia Veracruzana </w:t>
      </w:r>
      <w:r>
        <w:rPr>
          <w:i/>
          <w:iCs/>
          <w:lang w:val="es-MX"/>
        </w:rPr>
        <w:t>y Disocactus</w:t>
      </w:r>
      <w:r>
        <w:rPr>
          <w:lang w:val="es-MX"/>
        </w:rPr>
        <w:t xml:space="preserve"> (1) para los Altos de Chiapas.</w:t>
      </w:r>
      <w:r>
        <w:rPr>
          <w:lang w:val="es-MX"/>
        </w:rPr>
      </w:r>
      <w:commentRangeEnd w:id="5"/>
      <w:r>
        <w:commentReference w:id="5"/>
      </w:r>
      <w:r>
        <w:rPr>
          <w:lang w:val="es-MX"/>
        </w:rPr>
        <w:t xml:space="preserve"> </w:t>
      </w:r>
      <w:r>
        <w:rPr>
          <w:lang w:val="es-MX"/>
        </w:rPr>
      </w:r>
      <w:ins w:id="126" w:author="sofia.lujano@iztacala.unam.mx" w:date="2026-06-15T08:27:00Z">
        <w:commentRangeEnd w:id="6"/>
        <w:r>
          <w:commentReference w:id="6"/>
        </w:r>
        <w:r>
          <w:rPr>
            <w:lang w:val="es-MX"/>
          </w:rPr>
          <w:t xml:space="preserve">El efecto del tamaño del área repercute sobre </w:t>
        </w:r>
      </w:ins>
      <w:ins w:id="127" w:author="sofia.lujano@iztacala.unam.mx" w:date="2026-06-15T08:28:00Z">
        <w:r>
          <w:rPr>
            <w:lang w:val="es-MX"/>
          </w:rPr>
          <w:t>el número de especies (r</w:t>
        </w:r>
      </w:ins>
      <w:ins w:id="128" w:author="Unknown Author" w:date="2026-06-15T15:40:41Z">
        <w:r>
          <w:rPr>
            <w:lang w:val="es-MX"/>
          </w:rPr>
          <w:t>2</w:t>
        </w:r>
      </w:ins>
      <w:ins w:id="129" w:author="sofia.lujano@iztacala.unam.mx" w:date="2026-06-15T08:28:00Z">
        <w:r>
          <w:rPr>
            <w:lang w:val="es-MX"/>
          </w:rPr>
          <w:t>=</w:t>
        </w:r>
      </w:ins>
      <w:ins w:id="130" w:author="Unknown Author" w:date="2026-06-15T15:40:37Z">
        <w:r>
          <w:rPr>
            <w:lang w:val="es-MX"/>
          </w:rPr>
          <w:t>0.78</w:t>
        </w:r>
      </w:ins>
      <w:ins w:id="131" w:author="sofia.lujano@iztacala.unam.mx" w:date="2026-06-15T08:28:00Z">
        <w:r>
          <w:rPr>
            <w:lang w:val="es-MX"/>
          </w:rPr>
          <w:t>; p=</w:t>
        </w:r>
      </w:ins>
      <w:ins w:id="132" w:author="Unknown Author" w:date="2026-06-15T15:40:45Z">
        <w:r>
          <w:rPr>
            <w:lang w:val="es-MX"/>
          </w:rPr>
          <w:t>0.04</w:t>
        </w:r>
      </w:ins>
      <w:ins w:id="133" w:author="sofia.lujano@iztacala.unam.mx" w:date="2026-06-15T08:28:00Z">
        <w:r>
          <w:rPr>
            <w:lang w:val="es-MX"/>
          </w:rPr>
          <w:t>)</w:t>
        </w:r>
      </w:ins>
      <w:ins w:id="134" w:author="sofia.lujano@iztacala.unam.mx" w:date="2026-06-15T08:28:00Z">
        <w:del w:id="135" w:author="Unknown Author" w:date="2026-06-15T15:48:17Z">
          <w:r>
            <w:rPr>
              <w:lang w:val="es-MX"/>
            </w:rPr>
            <w:delText xml:space="preserve"> </w:delText>
          </w:r>
        </w:del>
      </w:ins>
      <w:ins w:id="136" w:author="sofia.lujano@iztacala.unam.mx" w:date="2026-06-15T08:28:00Z">
        <w:r>
          <w:rPr>
            <w:lang w:val="es-MX"/>
          </w:rPr>
          <w:t>.</w:t>
        </w:r>
      </w:ins>
      <w:ins w:id="137" w:author="Unknown Author" w:date="2026-06-15T15:48:19Z">
        <w:r>
          <w:rPr>
            <w:lang w:val="es-MX"/>
          </w:rPr>
          <w:t xml:space="preserve"> </w:t>
        </w:r>
      </w:ins>
      <w:ins w:id="138" w:author="Unknown Author" w:date="2026-06-15T15:50:09Z">
        <w:r>
          <w:rPr>
            <w:lang w:val="es-MX"/>
          </w:rPr>
          <w:t xml:space="preserve">El PCA mostró una segregación parcial del espacio ambiental entre provincias </w:t>
        </w:r>
      </w:ins>
      <w:ins w:id="139" w:author="Unknown Author" w:date="2026-06-15T15:50:09Z">
        <w:r>
          <w:rPr>
            <w:lang w:val="es-MX"/>
          </w:rPr>
          <w:t>(PC1=26%;PC2=23%)</w:t>
        </w:r>
      </w:ins>
      <w:ins w:id="140" w:author="Unknown Author" w:date="2026-06-15T15:50:09Z">
        <w:r>
          <w:rPr>
            <w:lang w:val="es-MX"/>
          </w:rPr>
          <w:t xml:space="preserve">, principalmente asociada a gradientes de temperatura </w:t>
        </w:r>
      </w:ins>
      <w:ins w:id="141" w:author="Unknown Author" w:date="2026-06-15T15:50:09Z">
        <w:r>
          <w:rPr>
            <w:lang w:val="es-MX"/>
          </w:rPr>
          <w:t>(e.g. BIO02=TempredvdXXX)</w:t>
        </w:r>
      </w:ins>
      <w:ins w:id="142" w:author="Unknown Author" w:date="2026-06-15T15:50:09Z">
        <w:r>
          <w:rPr>
            <w:lang w:val="es-MX"/>
          </w:rPr>
          <w:t xml:space="preserve">, precipitación </w:t>
        </w:r>
      </w:ins>
      <w:ins w:id="143" w:author="Unknown Author" w:date="2026-06-15T15:50:09Z">
        <w:r>
          <w:rPr>
            <w:lang w:val="es-MX"/>
          </w:rPr>
          <w:t>(e.g. BIO15 y BIO14)</w:t>
        </w:r>
      </w:ins>
      <w:ins w:id="144" w:author="Unknown Author" w:date="2026-06-15T15:50:09Z">
        <w:r>
          <w:rPr>
            <w:lang w:val="es-MX"/>
          </w:rPr>
          <w:t xml:space="preserve"> y complejidad topográfica </w:t>
        </w:r>
      </w:ins>
      <w:ins w:id="145" w:author="Unknown Author" w:date="2026-06-15T15:50:09Z">
        <w:r>
          <w:rPr>
            <w:lang w:val="es-MX"/>
          </w:rPr>
          <w:t>(e.g. Pendiente)</w:t>
        </w:r>
      </w:ins>
      <w:ins w:id="146" w:author="Unknown Author" w:date="2026-06-15T15:50:09Z">
        <w:r>
          <w:rPr>
            <w:lang w:val="es-MX"/>
          </w:rPr>
          <w:t xml:space="preserve">. La </w:t>
        </w:r>
      </w:ins>
      <w:ins w:id="147" w:author="Unknown Author" w:date="2026-06-15T15:50:09Z">
        <w:r>
          <w:rPr>
            <w:lang w:val="es-MX"/>
          </w:rPr>
          <w:t xml:space="preserve">prueba de </w:t>
        </w:r>
      </w:ins>
      <w:ins w:id="148" w:author="Unknown Author" w:date="2026-06-15T15:50:09Z">
        <w:r>
          <w:rPr>
            <w:lang w:val="es-MX"/>
          </w:rPr>
          <w:t xml:space="preserve">PERMANOVA indicó diferencias significativas en el espacio ambiental entre provincias biogeográficas (R² = 0.41, p = 0.001), aunque acompañadas por diferencias en dispersión multivariada (p = 0.001). </w:t>
        </w:r>
      </w:ins>
      <w:ins w:id="149" w:author="Unknown Author" w:date="2026-06-15T15:55:03Z">
        <w:r>
          <w:rPr>
            <w:lang w:val="es-MX"/>
          </w:rPr>
          <w:t>La riqueza de especies mostró una relación positiva con el área de las provincias biogeográficas, ajustándose a un modelo especie–área (SAR; R² = 0.79, p = 0.045), aunque algunas provincias, particularmente la Depresión del Balsas, exhibieron una riqueza mayor a la esperada en función de su superficie.</w:t>
        </w:r>
      </w:ins>
    </w:p>
    <w:p>
      <w:pPr>
        <w:pStyle w:val="Normal"/>
        <w:rPr>
          <w:lang w:val="es-MX"/>
        </w:rPr>
      </w:pPr>
      <w:ins w:id="151" w:author="sofia.lujano@iztacala.unam.mx" w:date="2026-06-15T08:32:00Z">
        <w:r>
          <w:rPr>
            <w:lang w:val="es-MX"/>
          </w:rPr>
          <w:t xml:space="preserve">¿Conclusiones? </w:t>
        </w:r>
      </w:ins>
      <w:r>
        <w:rPr>
          <w:lang w:val="es-MX"/>
        </w:rPr>
        <w:t xml:space="preserve">Estos resultados sugieren que la </w:t>
      </w:r>
      <w:del w:id="152" w:author="sofia.lujano@iztacala.unam.mx" w:date="2026-06-15T08:28:00Z">
        <w:r>
          <w:rPr>
            <w:lang w:val="es-MX"/>
          </w:rPr>
          <w:delText>distribución de esta riqueza no es uniforme</w:delText>
        </w:r>
      </w:del>
      <w:ins w:id="153" w:author="sofia.lujano@iztacala.unam.mx" w:date="2026-06-15T08:28:00Z">
        <w:r>
          <w:rPr>
            <w:lang w:val="es-MX"/>
          </w:rPr>
          <w:t xml:space="preserve">diversidad del estado de Oaxaca </w:t>
        </w:r>
      </w:ins>
      <w:ins w:id="154" w:author="sofia.lujano@iztacala.unam.mx" w:date="2026-06-15T08:29:00Z">
        <w:r>
          <w:rPr>
            <w:lang w:val="es-MX"/>
          </w:rPr>
          <w:t>no es aleatoria y entre los procesos que la determinan se señala a la biogeografía</w:t>
        </w:r>
      </w:ins>
      <w:r>
        <w:rPr>
          <w:lang w:val="es-MX"/>
        </w:rPr>
        <w:t xml:space="preserve">, </w:t>
      </w:r>
      <w:commentRangeStart w:id="7"/>
      <w:r>
        <w:rPr>
          <w:lang w:val="es-MX"/>
        </w:rPr>
        <w:t xml:space="preserve">sino que responde a la complejidad de sus provincias biogeográficas, por lo que Oaxaca es un territorio clave para la conservación de estas especies. </w:t>
      </w:r>
      <w:commentRangeEnd w:id="7"/>
      <w:r>
        <w:commentReference w:id="7"/>
      </w:r>
      <w:r>
        <w:rPr>
          <w:lang w:val="es-MX"/>
        </w:rPr>
      </w:r>
    </w:p>
    <w:p>
      <w:pPr>
        <w:pStyle w:val="Normal"/>
        <w:rPr>
          <w:lang w:val="es-MX"/>
        </w:rPr>
      </w:pPr>
      <w:r>
        <w:rPr>
          <w:lang w:val="es-MX"/>
        </w:rPr>
        <w:br/>
      </w:r>
    </w:p>
    <w:p>
      <w:pPr>
        <w:pStyle w:val="Normal"/>
        <w:spacing w:before="0" w:after="160"/>
        <w:rPr>
          <w:lang w:val="es-MX"/>
        </w:rPr>
      </w:pPr>
      <w:r>
        <w:rPr/>
      </w:r>
    </w:p>
    <w:sectPr>
      <w:type w:val="nextPage"/>
      <w:pgSz w:w="12240" w:h="15840"/>
      <w:pgMar w:left="1701" w:right="1701" w:gutter="0" w:header="0" w:top="1417" w:footer="0" w:bottom="1417"/>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sofia.lujano@iztacala.unam.mx" w:date="2026-06-15T08:13:00Z" w:initials="s">
    <w:p>
      <w:r>
        <w:rPr>
          <w:rFonts w:ascii="Liberation Serif" w:hAnsi="Liberation Serif" w:eastAsia="DejaVu Sans" w:cs="DejaVu Sans"/>
          <w:kern w:val="0"/>
          <w:lang w:val="en-US" w:eastAsia="en-US" w:bidi="en-US"/>
        </w:rPr>
        <w:t>Debes seguir las instrucciones desde el inicio, sino trabajamos doble en ajustar un resumen a los puntos solicitados</w:t>
      </w:r>
    </w:p>
  </w:comment>
  <w:comment w:id="1" w:author="sofia.lujano@iztacala.unam.mx" w:date="2026-06-15T08:09:00Z" w:initials="s">
    <w:p>
      <w:r>
        <w:rPr>
          <w:rFonts w:ascii="Liberation Serif" w:hAnsi="Liberation Serif" w:eastAsia="DejaVu Sans" w:cs="DejaVu Sans"/>
          <w:kern w:val="0"/>
          <w:lang w:val="en-US" w:eastAsia="en-US" w:bidi="en-US"/>
        </w:rPr>
        <w:t xml:space="preserve">No, florístico es el adjetivo de flora y eso incluye todooo, sino debes haber especificado a que parte de la flora te refieres. </w:t>
      </w:r>
    </w:p>
  </w:comment>
  <w:comment w:id="2" w:author="sofia.lujano@iztacala.unam.mx" w:date="2026-06-15T08:12:00Z" w:initials="s">
    <w:p>
      <w:r>
        <w:rPr>
          <w:rFonts w:ascii="Liberation Serif" w:hAnsi="Liberation Serif" w:eastAsia="DejaVu Sans" w:cs="DejaVu Sans"/>
          <w:kern w:val="0"/>
          <w:lang w:val="en-US" w:eastAsia="en-US" w:bidi="en-US"/>
        </w:rPr>
        <w:t xml:space="preserve">Si dices que escasean a nivel de provincias biogeográficas entonces hay varios ¿es correcto eso? </w:t>
      </w:r>
    </w:p>
  </w:comment>
  <w:comment w:id="3" w:author="sofia.lujano@iztacala.unam.mx" w:date="2026-06-15T08:14:00Z" w:initials="s">
    <w:p>
      <w:r>
        <w:rPr>
          <w:rFonts w:ascii="Liberation Serif" w:hAnsi="Liberation Serif" w:eastAsia="DejaVu Sans" w:cs="DejaVu Sans"/>
          <w:kern w:val="0"/>
          <w:lang w:val="en-US" w:eastAsia="en-US" w:bidi="en-US"/>
        </w:rPr>
        <w:t>Haz 100 planas en la cabeza: los resúmenes científicos nunca llevan citas, nunca, nunca</w:t>
      </w:r>
    </w:p>
  </w:comment>
  <w:comment w:id="4" w:author="sofia.lujano@iztacala.unam.mx" w:date="2026-06-15T08:25:00Z" w:initials="s">
    <w:p>
      <w:r>
        <w:rPr>
          <w:rFonts w:ascii="Liberation Serif" w:hAnsi="Liberation Serif" w:eastAsia="DejaVu Sans" w:cs="DejaVu Sans"/>
          <w:kern w:val="0"/>
          <w:lang w:val="en-US" w:eastAsia="en-US" w:bidi="en-US"/>
        </w:rPr>
        <w:t xml:space="preserve">Hay modo de comparar la composición </w:t>
      </w:r>
    </w:p>
  </w:comment>
  <w:comment w:id="5" w:author="sofia.lujano@iztacala.unam.mx" w:date="2026-06-15T08:23:00Z" w:initials="s">
    <w:p>
      <w:r>
        <w:rPr>
          <w:rFonts w:ascii="Liberation Serif" w:hAnsi="Liberation Serif" w:eastAsia="DejaVu Sans" w:cs="DejaVu Sans"/>
          <w:kern w:val="0"/>
          <w:lang w:val="en-US" w:eastAsia="en-US" w:bidi="en-US"/>
        </w:rPr>
        <w:t xml:space="preserve">Sugiero que este resultado global se presente solo para el estado completo, y debe entonces ser el que se presente del total. </w:t>
      </w:r>
    </w:p>
  </w:comment>
  <w:comment w:id="6" w:author="sofia.lujano@iztacala.unam.mx" w:date="2026-06-15T08:27:00Z" w:initials="s">
    <w:p>
      <w:r>
        <w:rPr>
          <w:rFonts w:ascii="Liberation Serif" w:hAnsi="Liberation Serif" w:eastAsia="DejaVu Sans" w:cs="DejaVu Sans"/>
          <w:kern w:val="0"/>
          <w:lang w:val="en-US" w:eastAsia="en-US" w:bidi="en-US"/>
        </w:rPr>
        <w:t xml:space="preserve">Sugiero que sin se diga, por razones de resumen, se siga la clasificación de Guzmán et al. para los cactus, los detalles se darán en la presentación del trabajo, para analizar todo desde ahorita sensu estos autores. </w:t>
      </w:r>
    </w:p>
  </w:comment>
  <w:comment w:id="7" w:author="sofia.lujano@iztacala.unam.mx" w:date="2026-06-15T08:32:00Z" w:initials="s">
    <w:p>
      <w:r>
        <w:rPr>
          <w:rFonts w:ascii="Liberation Serif" w:hAnsi="Liberation Serif" w:eastAsia="DejaVu Sans" w:cs="DejaVu Sans"/>
          <w:kern w:val="0"/>
          <w:lang w:val="en-US" w:eastAsia="en-US" w:bidi="en-US"/>
        </w:rPr>
        <w:t xml:space="preserve">Esto si se reporta el endemismo, porque si Oaxaca contiene lo mismo que otros lugares, mmm entonces no es representa territorio clave, solo resguarda. </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32"/>
  <w:trackRevisions/>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160"/>
      <w:jc w:val="left"/>
    </w:pPr>
    <w:rPr>
      <w:rFonts w:ascii="Aptos" w:hAnsi="Aptos" w:eastAsia="Aptos" w:cs="" w:asciiTheme="minorHAnsi" w:cstheme="minorBidi" w:eastAsiaTheme="minorHAnsi" w:hAnsiTheme="minorHAnsi"/>
      <w:color w:val="auto"/>
      <w:kern w:val="2"/>
      <w:sz w:val="24"/>
      <w:szCs w:val="24"/>
      <w:lang w:val="en-GB" w:eastAsia="en-US" w:bidi="ar-SA"/>
      <w14:ligatures w14:val="standardContextual"/>
    </w:rPr>
  </w:style>
  <w:style w:type="paragraph" w:styleId="Heading1">
    <w:name w:val="Heading 1"/>
    <w:basedOn w:val="Normal"/>
    <w:next w:val="Normal"/>
    <w:link w:val="Ttulo1Car"/>
    <w:uiPriority w:val="9"/>
    <w:qFormat/>
    <w:rsid w:val="000437ba"/>
    <w:pPr>
      <w:keepNext w:val="true"/>
      <w:keepLines/>
      <w:spacing w:before="360" w:after="80"/>
      <w:outlineLvl w:val="0"/>
    </w:pPr>
    <w:rPr>
      <w:rFonts w:ascii="Aptos Display" w:hAnsi="Aptos Display" w:eastAsia="" w:cs="" w:asciiTheme="majorHAnsi" w:cstheme="majorBidi" w:eastAsiaTheme="majorEastAsia" w:hAnsiTheme="majorHAnsi"/>
      <w:color w:val="0F4761" w:themeColor="accent1" w:themeShade="bf"/>
      <w:sz w:val="40"/>
      <w:szCs w:val="40"/>
    </w:rPr>
  </w:style>
  <w:style w:type="paragraph" w:styleId="Heading2">
    <w:name w:val="Heading 2"/>
    <w:basedOn w:val="Normal"/>
    <w:next w:val="Normal"/>
    <w:link w:val="Ttulo2Car"/>
    <w:uiPriority w:val="9"/>
    <w:semiHidden/>
    <w:unhideWhenUsed/>
    <w:qFormat/>
    <w:rsid w:val="000437ba"/>
    <w:pPr>
      <w:keepNext w:val="true"/>
      <w:keepLines/>
      <w:spacing w:before="160" w:after="80"/>
      <w:outlineLvl w:val="1"/>
    </w:pPr>
    <w:rPr>
      <w:rFonts w:ascii="Aptos Display" w:hAnsi="Aptos Display" w:eastAsia="" w:cs="" w:asciiTheme="majorHAnsi" w:cstheme="majorBidi" w:eastAsiaTheme="majorEastAsia" w:hAnsiTheme="majorHAnsi"/>
      <w:color w:val="0F4761" w:themeColor="accent1" w:themeShade="bf"/>
      <w:sz w:val="32"/>
      <w:szCs w:val="32"/>
    </w:rPr>
  </w:style>
  <w:style w:type="paragraph" w:styleId="Heading3">
    <w:name w:val="Heading 3"/>
    <w:basedOn w:val="Normal"/>
    <w:next w:val="Normal"/>
    <w:link w:val="Ttulo3Car"/>
    <w:uiPriority w:val="9"/>
    <w:semiHidden/>
    <w:unhideWhenUsed/>
    <w:qFormat/>
    <w:rsid w:val="000437ba"/>
    <w:pPr>
      <w:keepNext w:val="true"/>
      <w:keepLines/>
      <w:spacing w:before="160" w:after="80"/>
      <w:outlineLvl w:val="2"/>
    </w:pPr>
    <w:rPr>
      <w:rFonts w:eastAsia="" w:cs="" w:cstheme="majorBidi" w:eastAsiaTheme="majorEastAsia"/>
      <w:color w:val="0F4761" w:themeColor="accent1" w:themeShade="bf"/>
      <w:sz w:val="28"/>
      <w:szCs w:val="28"/>
    </w:rPr>
  </w:style>
  <w:style w:type="paragraph" w:styleId="Heading4">
    <w:name w:val="Heading 4"/>
    <w:basedOn w:val="Normal"/>
    <w:next w:val="Normal"/>
    <w:link w:val="Ttulo4Car"/>
    <w:uiPriority w:val="9"/>
    <w:semiHidden/>
    <w:unhideWhenUsed/>
    <w:qFormat/>
    <w:rsid w:val="000437ba"/>
    <w:pPr>
      <w:keepNext w:val="true"/>
      <w:keepLines/>
      <w:spacing w:before="80" w:after="40"/>
      <w:outlineLvl w:val="3"/>
    </w:pPr>
    <w:rPr>
      <w:rFonts w:eastAsia="" w:cs="" w:cstheme="majorBidi" w:eastAsiaTheme="majorEastAsia"/>
      <w:i/>
      <w:iCs/>
      <w:color w:val="0F4761" w:themeColor="accent1" w:themeShade="bf"/>
    </w:rPr>
  </w:style>
  <w:style w:type="paragraph" w:styleId="Heading5">
    <w:name w:val="Heading 5"/>
    <w:basedOn w:val="Normal"/>
    <w:next w:val="Normal"/>
    <w:link w:val="Ttulo5Car"/>
    <w:uiPriority w:val="9"/>
    <w:semiHidden/>
    <w:unhideWhenUsed/>
    <w:qFormat/>
    <w:rsid w:val="000437ba"/>
    <w:pPr>
      <w:keepNext w:val="true"/>
      <w:keepLines/>
      <w:spacing w:before="80" w:after="40"/>
      <w:outlineLvl w:val="4"/>
    </w:pPr>
    <w:rPr>
      <w:rFonts w:eastAsia="" w:cs="" w:cstheme="majorBidi" w:eastAsiaTheme="majorEastAsia"/>
      <w:color w:val="0F4761" w:themeColor="accent1" w:themeShade="bf"/>
    </w:rPr>
  </w:style>
  <w:style w:type="paragraph" w:styleId="Heading6">
    <w:name w:val="Heading 6"/>
    <w:basedOn w:val="Normal"/>
    <w:next w:val="Normal"/>
    <w:link w:val="Ttulo6Car"/>
    <w:uiPriority w:val="9"/>
    <w:semiHidden/>
    <w:unhideWhenUsed/>
    <w:qFormat/>
    <w:rsid w:val="000437ba"/>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Normal"/>
    <w:link w:val="Ttulo7Car"/>
    <w:uiPriority w:val="9"/>
    <w:semiHidden/>
    <w:unhideWhenUsed/>
    <w:qFormat/>
    <w:rsid w:val="000437ba"/>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Normal"/>
    <w:link w:val="Ttulo8Car"/>
    <w:uiPriority w:val="9"/>
    <w:semiHidden/>
    <w:unhideWhenUsed/>
    <w:qFormat/>
    <w:rsid w:val="000437ba"/>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Normal"/>
    <w:link w:val="Ttulo9Car"/>
    <w:uiPriority w:val="9"/>
    <w:semiHidden/>
    <w:unhideWhenUsed/>
    <w:qFormat/>
    <w:rsid w:val="000437ba"/>
    <w:pPr>
      <w:keepNext w:val="true"/>
      <w:keepLines/>
      <w:spacing w:before="0" w:after="0"/>
      <w:outlineLvl w:val="8"/>
    </w:pPr>
    <w:rPr>
      <w:rFonts w:eastAsia="" w:cs="" w:cstheme="majorBidi" w:eastAsiaTheme="majorEastAsia"/>
      <w:color w:val="272727" w:themeColor="text1" w:themeTint="d8"/>
    </w:rPr>
  </w:style>
  <w:style w:type="character" w:styleId="DefaultParagraphFont" w:default="1">
    <w:name w:val="Default Paragraph Font"/>
    <w:uiPriority w:val="1"/>
    <w:unhideWhenUsed/>
    <w:qFormat/>
    <w:rPr/>
  </w:style>
  <w:style w:type="character" w:styleId="Ttulo1Car" w:customStyle="1">
    <w:name w:val="Título 1 Car"/>
    <w:basedOn w:val="DefaultParagraphFont"/>
    <w:link w:val="Heading1"/>
    <w:uiPriority w:val="9"/>
    <w:qFormat/>
    <w:rsid w:val="000437ba"/>
    <w:rPr>
      <w:rFonts w:ascii="Aptos Display" w:hAnsi="Aptos Display" w:eastAsia="" w:cs="" w:asciiTheme="majorHAnsi" w:cstheme="majorBidi" w:eastAsiaTheme="majorEastAsia" w:hAnsiTheme="majorHAnsi"/>
      <w:color w:val="0F4761" w:themeColor="accent1" w:themeShade="bf"/>
      <w:sz w:val="40"/>
      <w:szCs w:val="40"/>
      <w:lang w:val="en-GB"/>
    </w:rPr>
  </w:style>
  <w:style w:type="character" w:styleId="Ttulo2Car" w:customStyle="1">
    <w:name w:val="Título 2 Car"/>
    <w:basedOn w:val="DefaultParagraphFont"/>
    <w:link w:val="Heading2"/>
    <w:uiPriority w:val="9"/>
    <w:semiHidden/>
    <w:qFormat/>
    <w:rsid w:val="000437ba"/>
    <w:rPr>
      <w:rFonts w:ascii="Aptos Display" w:hAnsi="Aptos Display" w:eastAsia="" w:cs="" w:asciiTheme="majorHAnsi" w:cstheme="majorBidi" w:eastAsiaTheme="majorEastAsia" w:hAnsiTheme="majorHAnsi"/>
      <w:color w:val="0F4761" w:themeColor="accent1" w:themeShade="bf"/>
      <w:sz w:val="32"/>
      <w:szCs w:val="32"/>
      <w:lang w:val="en-GB"/>
    </w:rPr>
  </w:style>
  <w:style w:type="character" w:styleId="Ttulo3Car" w:customStyle="1">
    <w:name w:val="Título 3 Car"/>
    <w:basedOn w:val="DefaultParagraphFont"/>
    <w:link w:val="Heading3"/>
    <w:uiPriority w:val="9"/>
    <w:semiHidden/>
    <w:qFormat/>
    <w:rsid w:val="000437ba"/>
    <w:rPr>
      <w:rFonts w:eastAsia="" w:cs="" w:cstheme="majorBidi" w:eastAsiaTheme="majorEastAsia"/>
      <w:color w:val="0F4761" w:themeColor="accent1" w:themeShade="bf"/>
      <w:sz w:val="28"/>
      <w:szCs w:val="28"/>
      <w:lang w:val="en-GB"/>
    </w:rPr>
  </w:style>
  <w:style w:type="character" w:styleId="Ttulo4Car" w:customStyle="1">
    <w:name w:val="Título 4 Car"/>
    <w:basedOn w:val="DefaultParagraphFont"/>
    <w:link w:val="Heading4"/>
    <w:uiPriority w:val="9"/>
    <w:semiHidden/>
    <w:qFormat/>
    <w:rsid w:val="000437ba"/>
    <w:rPr>
      <w:rFonts w:eastAsia="" w:cs="" w:cstheme="majorBidi" w:eastAsiaTheme="majorEastAsia"/>
      <w:i/>
      <w:iCs/>
      <w:color w:val="0F4761" w:themeColor="accent1" w:themeShade="bf"/>
      <w:lang w:val="en-GB"/>
    </w:rPr>
  </w:style>
  <w:style w:type="character" w:styleId="Ttulo5Car" w:customStyle="1">
    <w:name w:val="Título 5 Car"/>
    <w:basedOn w:val="DefaultParagraphFont"/>
    <w:link w:val="Heading5"/>
    <w:uiPriority w:val="9"/>
    <w:semiHidden/>
    <w:qFormat/>
    <w:rsid w:val="000437ba"/>
    <w:rPr>
      <w:rFonts w:eastAsia="" w:cs="" w:cstheme="majorBidi" w:eastAsiaTheme="majorEastAsia"/>
      <w:color w:val="0F4761" w:themeColor="accent1" w:themeShade="bf"/>
      <w:lang w:val="en-GB"/>
    </w:rPr>
  </w:style>
  <w:style w:type="character" w:styleId="Ttulo6Car" w:customStyle="1">
    <w:name w:val="Título 6 Car"/>
    <w:basedOn w:val="DefaultParagraphFont"/>
    <w:link w:val="Heading6"/>
    <w:uiPriority w:val="9"/>
    <w:semiHidden/>
    <w:qFormat/>
    <w:rsid w:val="000437ba"/>
    <w:rPr>
      <w:rFonts w:eastAsia="" w:cs="" w:cstheme="majorBidi" w:eastAsiaTheme="majorEastAsia"/>
      <w:i/>
      <w:iCs/>
      <w:color w:val="595959" w:themeColor="text1" w:themeTint="a6"/>
      <w:lang w:val="en-GB"/>
    </w:rPr>
  </w:style>
  <w:style w:type="character" w:styleId="Ttulo7Car" w:customStyle="1">
    <w:name w:val="Título 7 Car"/>
    <w:basedOn w:val="DefaultParagraphFont"/>
    <w:link w:val="Heading7"/>
    <w:uiPriority w:val="9"/>
    <w:semiHidden/>
    <w:qFormat/>
    <w:rsid w:val="000437ba"/>
    <w:rPr>
      <w:rFonts w:eastAsia="" w:cs="" w:cstheme="majorBidi" w:eastAsiaTheme="majorEastAsia"/>
      <w:color w:val="595959" w:themeColor="text1" w:themeTint="a6"/>
      <w:lang w:val="en-GB"/>
    </w:rPr>
  </w:style>
  <w:style w:type="character" w:styleId="Ttulo8Car" w:customStyle="1">
    <w:name w:val="Título 8 Car"/>
    <w:basedOn w:val="DefaultParagraphFont"/>
    <w:link w:val="Heading8"/>
    <w:uiPriority w:val="9"/>
    <w:semiHidden/>
    <w:qFormat/>
    <w:rsid w:val="000437ba"/>
    <w:rPr>
      <w:rFonts w:eastAsia="" w:cs="" w:cstheme="majorBidi" w:eastAsiaTheme="majorEastAsia"/>
      <w:i/>
      <w:iCs/>
      <w:color w:val="272727" w:themeColor="text1" w:themeTint="d8"/>
      <w:lang w:val="en-GB"/>
    </w:rPr>
  </w:style>
  <w:style w:type="character" w:styleId="Ttulo9Car" w:customStyle="1">
    <w:name w:val="Título 9 Car"/>
    <w:basedOn w:val="DefaultParagraphFont"/>
    <w:link w:val="Heading9"/>
    <w:uiPriority w:val="9"/>
    <w:semiHidden/>
    <w:qFormat/>
    <w:rsid w:val="000437ba"/>
    <w:rPr>
      <w:rFonts w:eastAsia="" w:cs="" w:cstheme="majorBidi" w:eastAsiaTheme="majorEastAsia"/>
      <w:color w:val="272727" w:themeColor="text1" w:themeTint="d8"/>
      <w:lang w:val="en-GB"/>
    </w:rPr>
  </w:style>
  <w:style w:type="character" w:styleId="TtuloCar" w:customStyle="1">
    <w:name w:val="Título Car"/>
    <w:basedOn w:val="DefaultParagraphFont"/>
    <w:link w:val="Title"/>
    <w:uiPriority w:val="10"/>
    <w:qFormat/>
    <w:rsid w:val="000437ba"/>
    <w:rPr>
      <w:rFonts w:ascii="Aptos Display" w:hAnsi="Aptos Display" w:eastAsia="" w:cs="" w:asciiTheme="majorHAnsi" w:cstheme="majorBidi" w:eastAsiaTheme="majorEastAsia" w:hAnsiTheme="majorHAnsi"/>
      <w:spacing w:val="-10"/>
      <w:kern w:val="2"/>
      <w:sz w:val="56"/>
      <w:szCs w:val="56"/>
      <w:lang w:val="en-GB"/>
    </w:rPr>
  </w:style>
  <w:style w:type="character" w:styleId="SubttuloCar" w:customStyle="1">
    <w:name w:val="Subtítulo Car"/>
    <w:basedOn w:val="DefaultParagraphFont"/>
    <w:link w:val="Subtitle"/>
    <w:uiPriority w:val="11"/>
    <w:qFormat/>
    <w:rsid w:val="000437ba"/>
    <w:rPr>
      <w:rFonts w:eastAsia="" w:cs="" w:cstheme="majorBidi" w:eastAsiaTheme="majorEastAsia"/>
      <w:color w:val="595959" w:themeColor="text1" w:themeTint="a6"/>
      <w:spacing w:val="15"/>
      <w:sz w:val="28"/>
      <w:szCs w:val="28"/>
      <w:lang w:val="en-GB"/>
    </w:rPr>
  </w:style>
  <w:style w:type="character" w:styleId="CitaCar" w:customStyle="1">
    <w:name w:val="Cita Car"/>
    <w:basedOn w:val="DefaultParagraphFont"/>
    <w:link w:val="Quote"/>
    <w:uiPriority w:val="29"/>
    <w:qFormat/>
    <w:rsid w:val="000437ba"/>
    <w:rPr>
      <w:i/>
      <w:iCs/>
      <w:color w:val="404040" w:themeColor="text1" w:themeTint="bf"/>
      <w:lang w:val="en-GB"/>
    </w:rPr>
  </w:style>
  <w:style w:type="character" w:styleId="IntenseEmphasis">
    <w:name w:val="Intense Emphasis"/>
    <w:basedOn w:val="DefaultParagraphFont"/>
    <w:uiPriority w:val="21"/>
    <w:qFormat/>
    <w:rsid w:val="000437ba"/>
    <w:rPr>
      <w:i/>
      <w:iCs/>
      <w:color w:val="0F4761" w:themeColor="accent1" w:themeShade="bf"/>
    </w:rPr>
  </w:style>
  <w:style w:type="character" w:styleId="CitadestacadaCar" w:customStyle="1">
    <w:name w:val="Cita destacada Car"/>
    <w:basedOn w:val="DefaultParagraphFont"/>
    <w:link w:val="IntenseQuote"/>
    <w:uiPriority w:val="30"/>
    <w:qFormat/>
    <w:rsid w:val="000437ba"/>
    <w:rPr>
      <w:i/>
      <w:iCs/>
      <w:color w:val="0F4761" w:themeColor="accent1" w:themeShade="bf"/>
      <w:lang w:val="en-GB"/>
    </w:rPr>
  </w:style>
  <w:style w:type="character" w:styleId="IntenseReference">
    <w:name w:val="Intense Reference"/>
    <w:basedOn w:val="DefaultParagraphFont"/>
    <w:uiPriority w:val="32"/>
    <w:qFormat/>
    <w:rsid w:val="000437ba"/>
    <w:rPr>
      <w:b/>
      <w:bCs/>
      <w:smallCaps/>
      <w:color w:val="0F4761" w:themeColor="accent1" w:themeShade="bf"/>
      <w:spacing w:val="5"/>
    </w:rPr>
  </w:style>
  <w:style w:type="character" w:styleId="Annotationreference">
    <w:name w:val="annotation reference"/>
    <w:basedOn w:val="DefaultParagraphFont"/>
    <w:uiPriority w:val="99"/>
    <w:semiHidden/>
    <w:unhideWhenUsed/>
    <w:qFormat/>
    <w:rsid w:val="00611d3f"/>
    <w:rPr>
      <w:sz w:val="16"/>
      <w:szCs w:val="16"/>
    </w:rPr>
  </w:style>
  <w:style w:type="character" w:styleId="TextocomentarioCar" w:customStyle="1">
    <w:name w:val="Texto comentario Car"/>
    <w:basedOn w:val="DefaultParagraphFont"/>
    <w:link w:val="Annotationtext"/>
    <w:uiPriority w:val="99"/>
    <w:qFormat/>
    <w:rsid w:val="00611d3f"/>
    <w:rPr>
      <w:sz w:val="20"/>
      <w:szCs w:val="20"/>
      <w:lang w:val="en-GB"/>
    </w:rPr>
  </w:style>
  <w:style w:type="character" w:styleId="AsuntodelcomentarioCar" w:customStyle="1">
    <w:name w:val="Asunto del comentario Car"/>
    <w:basedOn w:val="TextocomentarioCar"/>
    <w:link w:val="Annotationsubject"/>
    <w:uiPriority w:val="99"/>
    <w:semiHidden/>
    <w:qFormat/>
    <w:rsid w:val="00611d3f"/>
    <w:rPr>
      <w:b/>
      <w:bCs/>
      <w:sz w:val="20"/>
      <w:szCs w:val="20"/>
      <w:lang w:val="en-GB"/>
    </w:rPr>
  </w:style>
  <w:style w:type="character" w:styleId="LineNumbering">
    <w:name w:val="Line Numbering"/>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link w:val="TtuloCar"/>
    <w:uiPriority w:val="10"/>
    <w:qFormat/>
    <w:rsid w:val="000437ba"/>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tuloCar"/>
    <w:uiPriority w:val="11"/>
    <w:qFormat/>
    <w:rsid w:val="000437ba"/>
    <w:pPr/>
    <w:rPr>
      <w:rFonts w:eastAsia="" w:cs="" w:cstheme="majorBidi" w:eastAsiaTheme="majorEastAsia"/>
      <w:color w:val="595959" w:themeColor="text1" w:themeTint="a6"/>
      <w:spacing w:val="15"/>
      <w:sz w:val="28"/>
      <w:szCs w:val="28"/>
    </w:rPr>
  </w:style>
  <w:style w:type="paragraph" w:styleId="Quote">
    <w:name w:val="Quote"/>
    <w:basedOn w:val="Normal"/>
    <w:next w:val="Normal"/>
    <w:link w:val="CitaCar"/>
    <w:uiPriority w:val="29"/>
    <w:qFormat/>
    <w:rsid w:val="000437ba"/>
    <w:pPr>
      <w:spacing w:before="160" w:after="160"/>
      <w:jc w:val="center"/>
    </w:pPr>
    <w:rPr>
      <w:i/>
      <w:iCs/>
      <w:color w:val="404040" w:themeColor="text1" w:themeTint="bf"/>
    </w:rPr>
  </w:style>
  <w:style w:type="paragraph" w:styleId="ListParagraph">
    <w:name w:val="List Paragraph"/>
    <w:basedOn w:val="Normal"/>
    <w:uiPriority w:val="34"/>
    <w:qFormat/>
    <w:rsid w:val="000437ba"/>
    <w:pPr>
      <w:spacing w:before="0" w:after="160"/>
      <w:ind w:left="720" w:hanging="0"/>
      <w:contextualSpacing/>
    </w:pPr>
    <w:rPr/>
  </w:style>
  <w:style w:type="paragraph" w:styleId="IntenseQuote">
    <w:name w:val="Intense Quote"/>
    <w:basedOn w:val="Normal"/>
    <w:next w:val="Normal"/>
    <w:link w:val="CitadestacadaCar"/>
    <w:uiPriority w:val="30"/>
    <w:qFormat/>
    <w:rsid w:val="000437ba"/>
    <w:pPr>
      <w:pBdr>
        <w:top w:val="single" w:sz="4" w:space="10" w:color="0F4761"/>
        <w:bottom w:val="single" w:sz="4" w:space="10" w:color="0F4761"/>
      </w:pBdr>
      <w:spacing w:before="360" w:after="360"/>
      <w:ind w:left="864" w:right="864" w:hanging="0"/>
      <w:jc w:val="center"/>
    </w:pPr>
    <w:rPr>
      <w:i/>
      <w:iCs/>
      <w:color w:val="0F4761" w:themeColor="accent1" w:themeShade="bf"/>
    </w:rPr>
  </w:style>
  <w:style w:type="paragraph" w:styleId="Revision">
    <w:name w:val="Revision"/>
    <w:uiPriority w:val="99"/>
    <w:semiHidden/>
    <w:qFormat/>
    <w:rsid w:val="002d1656"/>
    <w:pPr>
      <w:widowControl/>
      <w:bidi w:val="0"/>
      <w:spacing w:lineRule="auto" w:line="240" w:before="0" w:after="0"/>
      <w:jc w:val="left"/>
    </w:pPr>
    <w:rPr>
      <w:rFonts w:ascii="Aptos" w:hAnsi="Aptos" w:eastAsia="Aptos" w:cs="" w:asciiTheme="minorHAnsi" w:cstheme="minorBidi" w:eastAsiaTheme="minorHAnsi" w:hAnsiTheme="minorHAnsi"/>
      <w:color w:val="auto"/>
      <w:kern w:val="2"/>
      <w:sz w:val="24"/>
      <w:szCs w:val="24"/>
      <w:lang w:val="en-GB" w:eastAsia="en-US" w:bidi="ar-SA"/>
      <w14:ligatures w14:val="standardContextual"/>
    </w:rPr>
  </w:style>
  <w:style w:type="paragraph" w:styleId="Annotationtext">
    <w:name w:val="annotation text"/>
    <w:basedOn w:val="Normal"/>
    <w:link w:val="TextocomentarioCar"/>
    <w:uiPriority w:val="99"/>
    <w:unhideWhenUsed/>
    <w:qFormat/>
    <w:rsid w:val="00611d3f"/>
    <w:pPr>
      <w:spacing w:lineRule="auto" w:line="240"/>
    </w:pPr>
    <w:rPr>
      <w:sz w:val="20"/>
      <w:szCs w:val="20"/>
    </w:rPr>
  </w:style>
  <w:style w:type="paragraph" w:styleId="Annotationsubject">
    <w:name w:val="annotation subject"/>
    <w:basedOn w:val="Annotationtext"/>
    <w:next w:val="Annotationtext"/>
    <w:link w:val="AsuntodelcomentarioCar"/>
    <w:uiPriority w:val="99"/>
    <w:semiHidden/>
    <w:unhideWhenUsed/>
    <w:qFormat/>
    <w:rsid w:val="00611d3f"/>
    <w:pPr/>
    <w:rPr>
      <w:b/>
      <w:bCs/>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comments" Target="comment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Application>LibreOffice/7.3.7.2$Linux_X86_64 LibreOffice_project/30$Build-2</Application>
  <AppVersion>15.0000</AppVersion>
  <Pages>3</Pages>
  <Words>666</Words>
  <Characters>3798</Characters>
  <CharactersWithSpaces>4457</CharactersWithSpaces>
  <Paragraphs>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2026-06-15T14:32:00Z</dcterms:created>
  <dc:creator>sofia.lujano@iztacala.unam.mx</dc:creator>
  <dc:description/>
  <dc:language>en-US</dc:language>
  <cp:lastModifiedBy/>
  <dcterms:modified xsi:type="dcterms:W3CDTF">2026-06-15T16:01:14Z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